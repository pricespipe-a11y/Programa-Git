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40D23" w14:textId="24CBF33E" w:rsidR="00540E15" w:rsidRDefault="00540E15" w:rsidP="004C1484">
      <w:pPr>
        <w:rPr>
          <w:rFonts w:ascii="Arial" w:hAnsi="Arial" w:cs="Arial"/>
          <w:sz w:val="22"/>
          <w:szCs w:val="22"/>
        </w:rPr>
      </w:pPr>
      <w:r w:rsidRPr="00540E15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24D2193B" wp14:editId="0F5C6DB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162050" cy="1162050"/>
            <wp:effectExtent l="0" t="0" r="0" b="0"/>
            <wp:wrapTight wrapText="bothSides">
              <wp:wrapPolygon edited="0">
                <wp:start x="0" y="0"/>
                <wp:lineTo x="0" y="21246"/>
                <wp:lineTo x="21246" y="21246"/>
                <wp:lineTo x="21246" y="0"/>
                <wp:lineTo x="0" y="0"/>
              </wp:wrapPolygon>
            </wp:wrapTight>
            <wp:docPr id="236063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9A9746" w14:textId="77777777" w:rsidR="00540E15" w:rsidRDefault="00540E15" w:rsidP="004C1484">
      <w:pPr>
        <w:rPr>
          <w:rFonts w:ascii="Arial" w:hAnsi="Arial" w:cs="Arial"/>
          <w:sz w:val="22"/>
          <w:szCs w:val="22"/>
        </w:rPr>
      </w:pPr>
    </w:p>
    <w:p w14:paraId="7DECED21" w14:textId="77777777" w:rsidR="00540E15" w:rsidRDefault="00540E15" w:rsidP="004C1484">
      <w:pPr>
        <w:rPr>
          <w:rFonts w:ascii="Arial" w:hAnsi="Arial" w:cs="Arial"/>
          <w:sz w:val="22"/>
          <w:szCs w:val="22"/>
        </w:rPr>
      </w:pPr>
    </w:p>
    <w:p w14:paraId="34BB489F" w14:textId="77777777" w:rsidR="00540E15" w:rsidRDefault="00540E15" w:rsidP="004C1484">
      <w:pPr>
        <w:rPr>
          <w:rFonts w:ascii="Arial" w:hAnsi="Arial" w:cs="Arial"/>
          <w:sz w:val="22"/>
          <w:szCs w:val="22"/>
        </w:rPr>
      </w:pPr>
    </w:p>
    <w:p w14:paraId="4B417329" w14:textId="77777777" w:rsidR="00540E15" w:rsidRDefault="00540E15" w:rsidP="004C1484">
      <w:pPr>
        <w:rPr>
          <w:rFonts w:ascii="Arial" w:hAnsi="Arial" w:cs="Arial"/>
          <w:sz w:val="22"/>
          <w:szCs w:val="22"/>
        </w:rPr>
      </w:pPr>
    </w:p>
    <w:p w14:paraId="72A6D09A" w14:textId="0FDDCE56" w:rsidR="004C1484" w:rsidRDefault="004C1484" w:rsidP="00540E15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540E15">
        <w:rPr>
          <w:rFonts w:ascii="Arial" w:hAnsi="Arial" w:cs="Arial"/>
          <w:b/>
          <w:bCs/>
          <w:sz w:val="22"/>
          <w:szCs w:val="22"/>
        </w:rPr>
        <w:t>Taller de conceptos y principios de programación orientada a objetos. GA4-220501095-AA2-EV01.</w:t>
      </w:r>
    </w:p>
    <w:p w14:paraId="7A149F17" w14:textId="77777777" w:rsidR="00540E15" w:rsidRPr="00C4161B" w:rsidRDefault="00540E15" w:rsidP="00540E15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0D50240F" w14:textId="709167A1" w:rsidR="00C4161B" w:rsidRPr="00C4161B" w:rsidRDefault="00C4161B" w:rsidP="00540E15">
      <w:pPr>
        <w:jc w:val="center"/>
        <w:rPr>
          <w:ins w:id="0" w:author="Microsoft Word" w:date="2026-02-16T22:00:00Z" w16du:dateUtc="2026-02-17T03:00:00Z"/>
          <w:rFonts w:ascii="Arial" w:hAnsi="Arial" w:cs="Arial"/>
          <w:b/>
          <w:bCs/>
          <w:sz w:val="22"/>
          <w:szCs w:val="22"/>
        </w:rPr>
      </w:pPr>
      <w:ins w:id="1" w:author="Microsoft Word" w:date="2026-02-16T22:00:00Z" w16du:dateUtc="2026-02-17T03:00:00Z">
        <w:r w:rsidRPr="00C4161B">
          <w:rPr>
            <w:rFonts w:ascii="Arial" w:hAnsi="Arial" w:cs="Arial"/>
            <w:b/>
            <w:bCs/>
            <w:sz w:val="22"/>
            <w:szCs w:val="22"/>
          </w:rPr>
          <w:fldChar w:fldCharType="begin"/>
        </w:r>
        <w:r w:rsidRPr="00C4161B">
          <w:rPr>
            <w:rFonts w:ascii="Arial" w:hAnsi="Arial" w:cs="Arial"/>
            <w:b/>
            <w:bCs/>
            <w:sz w:val="22"/>
            <w:szCs w:val="22"/>
          </w:rPr>
          <w:instrText>HYPERLINK "https://zajuna.sena.edu.co/zajuna/mod/assign/view.php?id=3478712"</w:instrText>
        </w:r>
        <w:r w:rsidRPr="00C4161B">
          <w:rPr>
            <w:rFonts w:ascii="Arial" w:hAnsi="Arial" w:cs="Arial"/>
            <w:b/>
            <w:bCs/>
            <w:sz w:val="22"/>
            <w:szCs w:val="22"/>
          </w:rPr>
        </w:r>
        <w:r w:rsidRPr="00C4161B">
          <w:rPr>
            <w:rFonts w:ascii="Arial" w:hAnsi="Arial" w:cs="Arial"/>
            <w:b/>
            <w:bCs/>
            <w:sz w:val="22"/>
            <w:szCs w:val="22"/>
          </w:rPr>
          <w:fldChar w:fldCharType="separate"/>
        </w:r>
        <w:r w:rsidRPr="00C4161B">
          <w:rPr>
            <w:rStyle w:val="Hipervnculo"/>
            <w:rFonts w:ascii="Arial" w:hAnsi="Arial" w:cs="Arial"/>
            <w:b/>
            <w:bCs/>
            <w:sz w:val="22"/>
            <w:szCs w:val="22"/>
            <w:u w:val="none"/>
          </w:rPr>
          <w:t>Taller sobre construcción del prototipo del software. GA5-220501095-AA1-EV01.</w:t>
        </w:r>
        <w:r w:rsidRPr="00C4161B">
          <w:rPr>
            <w:rFonts w:ascii="Arial" w:hAnsi="Arial" w:cs="Arial"/>
            <w:b/>
            <w:bCs/>
            <w:sz w:val="22"/>
            <w:szCs w:val="22"/>
          </w:rPr>
          <w:fldChar w:fldCharType="end"/>
        </w:r>
      </w:ins>
    </w:p>
    <w:p w14:paraId="7D3191BE" w14:textId="77777777" w:rsidR="00C4161B" w:rsidRPr="00540E15" w:rsidRDefault="00C4161B" w:rsidP="00540E15">
      <w:pPr>
        <w:jc w:val="center"/>
        <w:rPr>
          <w:ins w:id="2" w:author="Microsoft Word" w:date="2026-02-16T22:00:00Z" w16du:dateUtc="2026-02-17T03:00:00Z"/>
          <w:rFonts w:ascii="Arial" w:hAnsi="Arial" w:cs="Arial"/>
          <w:b/>
          <w:bCs/>
          <w:sz w:val="22"/>
          <w:szCs w:val="22"/>
        </w:rPr>
      </w:pPr>
    </w:p>
    <w:p w14:paraId="049DA653" w14:textId="77777777" w:rsidR="004C1484" w:rsidRPr="00540E15" w:rsidRDefault="004C1484" w:rsidP="00540E15">
      <w:pPr>
        <w:jc w:val="center"/>
        <w:rPr>
          <w:rFonts w:ascii="Arial" w:hAnsi="Arial" w:cs="Arial"/>
          <w:sz w:val="22"/>
          <w:szCs w:val="22"/>
        </w:rPr>
      </w:pPr>
      <w:r w:rsidRPr="00540E15">
        <w:rPr>
          <w:rFonts w:ascii="Arial" w:hAnsi="Arial" w:cs="Arial"/>
          <w:sz w:val="22"/>
          <w:szCs w:val="22"/>
        </w:rPr>
        <w:t>Edwin Ramírez Rodríguez</w:t>
      </w:r>
    </w:p>
    <w:p w14:paraId="2F0273BA" w14:textId="77777777" w:rsidR="004C1484" w:rsidRDefault="004C1484" w:rsidP="00540E15">
      <w:pPr>
        <w:jc w:val="center"/>
        <w:rPr>
          <w:rFonts w:ascii="Arial" w:hAnsi="Arial" w:cs="Arial"/>
          <w:sz w:val="22"/>
          <w:szCs w:val="22"/>
        </w:rPr>
      </w:pPr>
      <w:r w:rsidRPr="00540E15">
        <w:rPr>
          <w:rFonts w:ascii="Arial" w:hAnsi="Arial" w:cs="Arial"/>
          <w:sz w:val="22"/>
          <w:szCs w:val="22"/>
        </w:rPr>
        <w:t>July Andrea Herreño</w:t>
      </w:r>
    </w:p>
    <w:p w14:paraId="12850430" w14:textId="77777777" w:rsidR="00540E15" w:rsidRPr="00540E15" w:rsidRDefault="00540E15" w:rsidP="00540E15">
      <w:pPr>
        <w:jc w:val="center"/>
        <w:rPr>
          <w:rFonts w:ascii="Arial" w:hAnsi="Arial" w:cs="Arial"/>
          <w:sz w:val="22"/>
          <w:szCs w:val="22"/>
        </w:rPr>
      </w:pPr>
    </w:p>
    <w:p w14:paraId="0C1E7B8B" w14:textId="77777777" w:rsidR="004C1484" w:rsidRPr="00540E15" w:rsidRDefault="004C1484" w:rsidP="00540E15">
      <w:pPr>
        <w:jc w:val="center"/>
        <w:rPr>
          <w:rFonts w:ascii="Arial" w:hAnsi="Arial" w:cs="Arial"/>
          <w:sz w:val="22"/>
          <w:szCs w:val="22"/>
        </w:rPr>
      </w:pPr>
      <w:r w:rsidRPr="00540E15">
        <w:rPr>
          <w:rFonts w:ascii="Arial" w:hAnsi="Arial" w:cs="Arial"/>
          <w:sz w:val="22"/>
          <w:szCs w:val="22"/>
        </w:rPr>
        <w:t>Servicio Nacional de Aprendizaje – SENA</w:t>
      </w:r>
    </w:p>
    <w:p w14:paraId="0876363A" w14:textId="77777777" w:rsidR="004C1484" w:rsidRDefault="004C1484" w:rsidP="00540E15">
      <w:pPr>
        <w:jc w:val="center"/>
        <w:rPr>
          <w:rFonts w:ascii="Arial" w:hAnsi="Arial" w:cs="Arial"/>
          <w:sz w:val="22"/>
          <w:szCs w:val="22"/>
        </w:rPr>
      </w:pPr>
      <w:r w:rsidRPr="00540E15">
        <w:rPr>
          <w:rFonts w:ascii="Arial" w:hAnsi="Arial" w:cs="Arial"/>
          <w:sz w:val="22"/>
          <w:szCs w:val="22"/>
        </w:rPr>
        <w:t>Análisis y Desarrollo de Software</w:t>
      </w:r>
    </w:p>
    <w:p w14:paraId="22B0D7A2" w14:textId="77777777" w:rsidR="00540E15" w:rsidRDefault="00540E15" w:rsidP="00540E15">
      <w:pPr>
        <w:jc w:val="center"/>
        <w:rPr>
          <w:rFonts w:ascii="Arial" w:hAnsi="Arial" w:cs="Arial"/>
          <w:sz w:val="22"/>
          <w:szCs w:val="22"/>
        </w:rPr>
      </w:pPr>
    </w:p>
    <w:p w14:paraId="2E42AF1F" w14:textId="77777777" w:rsidR="00540E15" w:rsidRDefault="00540E15" w:rsidP="00540E15">
      <w:pPr>
        <w:jc w:val="center"/>
        <w:rPr>
          <w:rFonts w:ascii="Arial" w:hAnsi="Arial" w:cs="Arial"/>
          <w:sz w:val="22"/>
          <w:szCs w:val="22"/>
        </w:rPr>
      </w:pPr>
    </w:p>
    <w:p w14:paraId="266FD128" w14:textId="77777777" w:rsidR="00540E15" w:rsidRPr="00540E15" w:rsidRDefault="00540E15" w:rsidP="00540E15">
      <w:pPr>
        <w:jc w:val="center"/>
        <w:rPr>
          <w:rFonts w:ascii="Arial" w:hAnsi="Arial" w:cs="Arial"/>
          <w:sz w:val="22"/>
          <w:szCs w:val="22"/>
        </w:rPr>
      </w:pPr>
    </w:p>
    <w:p w14:paraId="3A0B016C" w14:textId="77777777" w:rsidR="004C1484" w:rsidRPr="00540E15" w:rsidRDefault="004C1484" w:rsidP="00540E15">
      <w:pPr>
        <w:jc w:val="center"/>
        <w:rPr>
          <w:rFonts w:ascii="Arial" w:hAnsi="Arial" w:cs="Arial"/>
          <w:sz w:val="22"/>
          <w:szCs w:val="22"/>
        </w:rPr>
      </w:pPr>
      <w:r w:rsidRPr="00540E15">
        <w:rPr>
          <w:rFonts w:ascii="Arial" w:hAnsi="Arial" w:cs="Arial"/>
          <w:sz w:val="22"/>
          <w:szCs w:val="22"/>
        </w:rPr>
        <w:t>Instructor:</w:t>
      </w:r>
    </w:p>
    <w:p w14:paraId="53426878" w14:textId="77777777" w:rsidR="004C1484" w:rsidRDefault="004C1484" w:rsidP="00540E15">
      <w:pPr>
        <w:jc w:val="center"/>
        <w:rPr>
          <w:rFonts w:ascii="Arial" w:hAnsi="Arial" w:cs="Arial"/>
          <w:sz w:val="22"/>
          <w:szCs w:val="22"/>
        </w:rPr>
      </w:pPr>
      <w:r w:rsidRPr="00540E15">
        <w:rPr>
          <w:rFonts w:ascii="Arial" w:hAnsi="Arial" w:cs="Arial"/>
          <w:sz w:val="22"/>
          <w:szCs w:val="22"/>
        </w:rPr>
        <w:t>Jorge Mario Hernández Torres</w:t>
      </w:r>
    </w:p>
    <w:p w14:paraId="63220CF7" w14:textId="77777777" w:rsidR="00540E15" w:rsidRDefault="00540E15" w:rsidP="00540E15">
      <w:pPr>
        <w:jc w:val="center"/>
        <w:rPr>
          <w:rFonts w:ascii="Arial" w:hAnsi="Arial" w:cs="Arial"/>
          <w:sz w:val="22"/>
          <w:szCs w:val="22"/>
        </w:rPr>
      </w:pPr>
    </w:p>
    <w:p w14:paraId="4FBC66AD" w14:textId="77777777" w:rsidR="00540E15" w:rsidRDefault="00540E15" w:rsidP="00540E15">
      <w:pPr>
        <w:jc w:val="center"/>
        <w:rPr>
          <w:rFonts w:ascii="Arial" w:hAnsi="Arial" w:cs="Arial"/>
          <w:sz w:val="22"/>
          <w:szCs w:val="22"/>
        </w:rPr>
      </w:pPr>
    </w:p>
    <w:p w14:paraId="0698ED14" w14:textId="77777777" w:rsidR="00540E15" w:rsidRDefault="00540E15" w:rsidP="00540E15">
      <w:pPr>
        <w:jc w:val="center"/>
        <w:rPr>
          <w:rFonts w:ascii="Arial" w:hAnsi="Arial" w:cs="Arial"/>
          <w:sz w:val="22"/>
          <w:szCs w:val="22"/>
        </w:rPr>
      </w:pPr>
    </w:p>
    <w:p w14:paraId="2BBE906C" w14:textId="77777777" w:rsidR="00540E15" w:rsidRDefault="00540E15" w:rsidP="00540E15">
      <w:pPr>
        <w:jc w:val="center"/>
        <w:rPr>
          <w:rFonts w:ascii="Arial" w:hAnsi="Arial" w:cs="Arial"/>
          <w:sz w:val="22"/>
          <w:szCs w:val="22"/>
        </w:rPr>
      </w:pPr>
    </w:p>
    <w:p w14:paraId="3A6E5BC5" w14:textId="77777777" w:rsidR="00540E15" w:rsidRDefault="00540E15" w:rsidP="00540E15">
      <w:pPr>
        <w:jc w:val="center"/>
        <w:rPr>
          <w:rFonts w:ascii="Arial" w:hAnsi="Arial" w:cs="Arial"/>
          <w:sz w:val="22"/>
          <w:szCs w:val="22"/>
        </w:rPr>
      </w:pPr>
    </w:p>
    <w:p w14:paraId="7F0584C4" w14:textId="77777777" w:rsidR="00540E15" w:rsidRPr="00540E15" w:rsidRDefault="00540E15" w:rsidP="00540E15">
      <w:pPr>
        <w:jc w:val="center"/>
        <w:rPr>
          <w:rFonts w:ascii="Arial" w:hAnsi="Arial" w:cs="Arial"/>
          <w:sz w:val="22"/>
          <w:szCs w:val="22"/>
        </w:rPr>
      </w:pPr>
    </w:p>
    <w:p w14:paraId="35AEB470" w14:textId="77777777" w:rsidR="004C1484" w:rsidRPr="00540E15" w:rsidRDefault="004C1484" w:rsidP="00540E15">
      <w:pPr>
        <w:jc w:val="center"/>
        <w:rPr>
          <w:rFonts w:ascii="Arial" w:hAnsi="Arial" w:cs="Arial"/>
          <w:sz w:val="22"/>
          <w:szCs w:val="22"/>
        </w:rPr>
      </w:pPr>
      <w:r w:rsidRPr="00540E15">
        <w:rPr>
          <w:rFonts w:ascii="Arial" w:hAnsi="Arial" w:cs="Arial"/>
          <w:sz w:val="22"/>
          <w:szCs w:val="22"/>
        </w:rPr>
        <w:t>Bogotá Distrito Capital</w:t>
      </w:r>
    </w:p>
    <w:p w14:paraId="0A4CF54C" w14:textId="0BE5A14F" w:rsidR="004C1484" w:rsidRDefault="00052E8B" w:rsidP="00540E15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16/02/2026</w:t>
      </w:r>
    </w:p>
    <w:p w14:paraId="7A6653F0" w14:textId="77777777" w:rsidR="00540E15" w:rsidRDefault="00540E15" w:rsidP="00540E15">
      <w:pPr>
        <w:jc w:val="center"/>
        <w:rPr>
          <w:rFonts w:ascii="Arial" w:hAnsi="Arial" w:cs="Arial"/>
          <w:sz w:val="22"/>
          <w:szCs w:val="22"/>
        </w:rPr>
      </w:pPr>
    </w:p>
    <w:p w14:paraId="508472CD" w14:textId="77777777" w:rsidR="00540E15" w:rsidRDefault="00540E15" w:rsidP="00540E15">
      <w:pPr>
        <w:jc w:val="center"/>
        <w:rPr>
          <w:rFonts w:ascii="Arial" w:hAnsi="Arial" w:cs="Arial"/>
          <w:sz w:val="22"/>
          <w:szCs w:val="22"/>
        </w:rPr>
      </w:pPr>
    </w:p>
    <w:p w14:paraId="658186AC" w14:textId="77777777" w:rsidR="00540E15" w:rsidRPr="00540E15" w:rsidRDefault="00540E15" w:rsidP="00540E15">
      <w:pPr>
        <w:jc w:val="center"/>
        <w:rPr>
          <w:rFonts w:ascii="Arial" w:hAnsi="Arial" w:cs="Arial"/>
          <w:sz w:val="22"/>
          <w:szCs w:val="22"/>
        </w:rPr>
      </w:pPr>
    </w:p>
    <w:p w14:paraId="456B1876" w14:textId="77777777" w:rsidR="004C1484" w:rsidRDefault="004C1484" w:rsidP="00540E15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540E15">
        <w:rPr>
          <w:rFonts w:ascii="Arial" w:hAnsi="Arial" w:cs="Arial"/>
          <w:b/>
          <w:bCs/>
          <w:sz w:val="22"/>
          <w:szCs w:val="22"/>
        </w:rPr>
        <w:t>INTRODUCCIÓN</w:t>
      </w:r>
    </w:p>
    <w:p w14:paraId="05CB7AEA" w14:textId="77777777" w:rsidR="00540E15" w:rsidRPr="00540E15" w:rsidRDefault="00540E15" w:rsidP="00540E1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38963505" w14:textId="77777777" w:rsidR="004C1484" w:rsidRDefault="004C1484" w:rsidP="00540E15">
      <w:pPr>
        <w:jc w:val="both"/>
        <w:rPr>
          <w:rFonts w:ascii="Arial" w:hAnsi="Arial" w:cs="Arial"/>
          <w:sz w:val="22"/>
          <w:szCs w:val="22"/>
        </w:rPr>
      </w:pPr>
      <w:r w:rsidRPr="00540E15">
        <w:rPr>
          <w:rFonts w:ascii="Arial" w:hAnsi="Arial" w:cs="Arial"/>
          <w:sz w:val="22"/>
          <w:szCs w:val="22"/>
        </w:rPr>
        <w:t>La Programación Orientada a Objetos (POO) es un paradigma de programación que permite organizar el código en torno a objetos que representan entidades del mundo real. Este documento presenta un glosario con los términos más utilizados en la POO, así como una explicación de sus características y principios fundamentales.</w:t>
      </w:r>
    </w:p>
    <w:p w14:paraId="60A82AB9" w14:textId="77777777" w:rsidR="00540E15" w:rsidRDefault="00540E15" w:rsidP="004C1484">
      <w:pPr>
        <w:rPr>
          <w:rFonts w:ascii="Arial" w:hAnsi="Arial" w:cs="Arial"/>
          <w:sz w:val="22"/>
          <w:szCs w:val="22"/>
        </w:rPr>
      </w:pPr>
    </w:p>
    <w:p w14:paraId="61F084C7" w14:textId="77777777" w:rsidR="00540E15" w:rsidRDefault="00540E15" w:rsidP="004C1484">
      <w:pPr>
        <w:rPr>
          <w:rFonts w:ascii="Arial" w:hAnsi="Arial" w:cs="Arial"/>
          <w:sz w:val="22"/>
          <w:szCs w:val="22"/>
        </w:rPr>
      </w:pPr>
    </w:p>
    <w:p w14:paraId="43715DFF" w14:textId="77777777" w:rsidR="00540E15" w:rsidRDefault="00540E15" w:rsidP="004C1484">
      <w:pPr>
        <w:rPr>
          <w:rFonts w:ascii="Arial" w:hAnsi="Arial" w:cs="Arial"/>
          <w:sz w:val="22"/>
          <w:szCs w:val="22"/>
        </w:rPr>
      </w:pPr>
    </w:p>
    <w:p w14:paraId="19B40F20" w14:textId="77777777" w:rsidR="00540E15" w:rsidRDefault="00540E15" w:rsidP="004C1484">
      <w:pPr>
        <w:rPr>
          <w:rFonts w:ascii="Arial" w:hAnsi="Arial" w:cs="Arial"/>
          <w:sz w:val="22"/>
          <w:szCs w:val="22"/>
        </w:rPr>
      </w:pPr>
    </w:p>
    <w:p w14:paraId="58485AA6" w14:textId="77777777" w:rsidR="00540E15" w:rsidRDefault="00540E15" w:rsidP="004C1484">
      <w:pPr>
        <w:rPr>
          <w:rFonts w:ascii="Arial" w:hAnsi="Arial" w:cs="Arial"/>
          <w:sz w:val="22"/>
          <w:szCs w:val="22"/>
        </w:rPr>
      </w:pPr>
    </w:p>
    <w:p w14:paraId="762FF03E" w14:textId="77777777" w:rsidR="00540E15" w:rsidRDefault="00540E15" w:rsidP="004C1484">
      <w:pPr>
        <w:rPr>
          <w:rFonts w:ascii="Arial" w:hAnsi="Arial" w:cs="Arial"/>
          <w:sz w:val="22"/>
          <w:szCs w:val="22"/>
        </w:rPr>
      </w:pPr>
    </w:p>
    <w:p w14:paraId="01560038" w14:textId="77777777" w:rsidR="00540E15" w:rsidRDefault="00540E15" w:rsidP="004C1484">
      <w:pPr>
        <w:rPr>
          <w:rFonts w:ascii="Arial" w:hAnsi="Arial" w:cs="Arial"/>
          <w:sz w:val="22"/>
          <w:szCs w:val="22"/>
        </w:rPr>
      </w:pPr>
    </w:p>
    <w:p w14:paraId="1B6CDFFE" w14:textId="77777777" w:rsidR="00540E15" w:rsidRDefault="00540E15" w:rsidP="004C1484">
      <w:pPr>
        <w:rPr>
          <w:rFonts w:ascii="Arial" w:hAnsi="Arial" w:cs="Arial"/>
          <w:sz w:val="22"/>
          <w:szCs w:val="22"/>
        </w:rPr>
      </w:pPr>
    </w:p>
    <w:p w14:paraId="53E91489" w14:textId="77777777" w:rsidR="00540E15" w:rsidRDefault="00540E15" w:rsidP="004C1484">
      <w:pPr>
        <w:rPr>
          <w:rFonts w:ascii="Arial" w:hAnsi="Arial" w:cs="Arial"/>
          <w:sz w:val="22"/>
          <w:szCs w:val="22"/>
        </w:rPr>
      </w:pPr>
    </w:p>
    <w:p w14:paraId="4EA289FF" w14:textId="77777777" w:rsidR="00540E15" w:rsidRDefault="00540E15" w:rsidP="004C1484">
      <w:pPr>
        <w:rPr>
          <w:rFonts w:ascii="Arial" w:hAnsi="Arial" w:cs="Arial"/>
          <w:sz w:val="22"/>
          <w:szCs w:val="22"/>
        </w:rPr>
      </w:pPr>
    </w:p>
    <w:p w14:paraId="046CBF65" w14:textId="77777777" w:rsidR="00540E15" w:rsidRDefault="00540E15" w:rsidP="004C1484">
      <w:pPr>
        <w:rPr>
          <w:rFonts w:ascii="Arial" w:hAnsi="Arial" w:cs="Arial"/>
          <w:sz w:val="22"/>
          <w:szCs w:val="22"/>
        </w:rPr>
      </w:pPr>
    </w:p>
    <w:p w14:paraId="57481016" w14:textId="77777777" w:rsidR="00540E15" w:rsidRDefault="00540E15" w:rsidP="004C1484">
      <w:pPr>
        <w:rPr>
          <w:rFonts w:ascii="Arial" w:hAnsi="Arial" w:cs="Arial"/>
          <w:sz w:val="22"/>
          <w:szCs w:val="22"/>
        </w:rPr>
      </w:pPr>
    </w:p>
    <w:p w14:paraId="05424C23" w14:textId="77777777" w:rsidR="00540E15" w:rsidRDefault="00540E15" w:rsidP="004C1484">
      <w:pPr>
        <w:rPr>
          <w:rFonts w:ascii="Arial" w:hAnsi="Arial" w:cs="Arial"/>
          <w:sz w:val="22"/>
          <w:szCs w:val="22"/>
        </w:rPr>
      </w:pPr>
    </w:p>
    <w:p w14:paraId="5EF17605" w14:textId="77777777" w:rsidR="00540E15" w:rsidRDefault="00540E15" w:rsidP="004C1484">
      <w:pPr>
        <w:rPr>
          <w:rFonts w:ascii="Arial" w:hAnsi="Arial" w:cs="Arial"/>
          <w:sz w:val="22"/>
          <w:szCs w:val="22"/>
        </w:rPr>
      </w:pPr>
    </w:p>
    <w:p w14:paraId="50BEF454" w14:textId="77777777" w:rsidR="00540E15" w:rsidRDefault="00540E15" w:rsidP="004C1484">
      <w:pPr>
        <w:rPr>
          <w:rFonts w:ascii="Arial" w:hAnsi="Arial" w:cs="Arial"/>
          <w:sz w:val="22"/>
          <w:szCs w:val="22"/>
        </w:rPr>
      </w:pPr>
    </w:p>
    <w:p w14:paraId="25B93C5A" w14:textId="77777777" w:rsidR="00540E15" w:rsidRDefault="00540E15" w:rsidP="004C1484">
      <w:pPr>
        <w:rPr>
          <w:rFonts w:ascii="Arial" w:hAnsi="Arial" w:cs="Arial"/>
          <w:sz w:val="22"/>
          <w:szCs w:val="22"/>
        </w:rPr>
      </w:pPr>
    </w:p>
    <w:p w14:paraId="002CF3B4" w14:textId="77777777" w:rsidR="00540E15" w:rsidRDefault="00540E15" w:rsidP="004C1484">
      <w:pPr>
        <w:rPr>
          <w:rFonts w:ascii="Arial" w:hAnsi="Arial" w:cs="Arial"/>
          <w:sz w:val="22"/>
          <w:szCs w:val="22"/>
        </w:rPr>
      </w:pPr>
    </w:p>
    <w:p w14:paraId="7CFC4FDE" w14:textId="77777777" w:rsidR="00540E15" w:rsidRDefault="00540E15" w:rsidP="004C1484">
      <w:pPr>
        <w:rPr>
          <w:rFonts w:ascii="Arial" w:hAnsi="Arial" w:cs="Arial"/>
          <w:sz w:val="22"/>
          <w:szCs w:val="22"/>
        </w:rPr>
      </w:pPr>
    </w:p>
    <w:p w14:paraId="339AEB45" w14:textId="77777777" w:rsidR="00540E15" w:rsidRDefault="00540E15" w:rsidP="004C1484">
      <w:pPr>
        <w:rPr>
          <w:rFonts w:ascii="Arial" w:hAnsi="Arial" w:cs="Arial"/>
          <w:sz w:val="22"/>
          <w:szCs w:val="22"/>
        </w:rPr>
      </w:pPr>
    </w:p>
    <w:p w14:paraId="1AD2607E" w14:textId="77777777" w:rsidR="00540E15" w:rsidRDefault="00540E15" w:rsidP="004C1484">
      <w:pPr>
        <w:rPr>
          <w:rFonts w:ascii="Arial" w:hAnsi="Arial" w:cs="Arial"/>
          <w:sz w:val="22"/>
          <w:szCs w:val="22"/>
        </w:rPr>
      </w:pPr>
    </w:p>
    <w:p w14:paraId="28D4463B" w14:textId="77777777" w:rsidR="00540E15" w:rsidRDefault="00540E15" w:rsidP="004C1484">
      <w:pPr>
        <w:rPr>
          <w:rFonts w:ascii="Arial" w:hAnsi="Arial" w:cs="Arial"/>
          <w:sz w:val="22"/>
          <w:szCs w:val="22"/>
        </w:rPr>
      </w:pPr>
    </w:p>
    <w:p w14:paraId="26CBFDD1" w14:textId="77777777" w:rsidR="00540E15" w:rsidRDefault="00540E15" w:rsidP="004C1484">
      <w:pPr>
        <w:rPr>
          <w:rFonts w:ascii="Arial" w:hAnsi="Arial" w:cs="Arial"/>
          <w:sz w:val="22"/>
          <w:szCs w:val="22"/>
        </w:rPr>
      </w:pPr>
    </w:p>
    <w:p w14:paraId="577FA36E" w14:textId="77777777" w:rsidR="00540E15" w:rsidRDefault="00540E15" w:rsidP="004C1484">
      <w:pPr>
        <w:rPr>
          <w:rFonts w:ascii="Arial" w:hAnsi="Arial" w:cs="Arial"/>
          <w:sz w:val="22"/>
          <w:szCs w:val="22"/>
        </w:rPr>
      </w:pPr>
    </w:p>
    <w:p w14:paraId="5ED0BA2C" w14:textId="77777777" w:rsidR="00540E15" w:rsidRPr="00540E15" w:rsidRDefault="00540E15" w:rsidP="004C1484">
      <w:pPr>
        <w:rPr>
          <w:rFonts w:ascii="Arial" w:hAnsi="Arial" w:cs="Arial"/>
          <w:sz w:val="22"/>
          <w:szCs w:val="22"/>
        </w:rPr>
      </w:pPr>
    </w:p>
    <w:p w14:paraId="757CC599" w14:textId="77777777" w:rsidR="004C1484" w:rsidRPr="00540E15" w:rsidRDefault="004C1484" w:rsidP="004C1484">
      <w:pPr>
        <w:rPr>
          <w:rFonts w:ascii="Arial" w:hAnsi="Arial" w:cs="Arial"/>
          <w:b/>
          <w:bCs/>
          <w:sz w:val="22"/>
          <w:szCs w:val="22"/>
        </w:rPr>
      </w:pPr>
      <w:r w:rsidRPr="00540E15">
        <w:rPr>
          <w:rFonts w:ascii="Arial" w:hAnsi="Arial" w:cs="Arial"/>
          <w:b/>
          <w:bCs/>
          <w:sz w:val="22"/>
          <w:szCs w:val="22"/>
        </w:rPr>
        <w:t>GLOSARIO DE TÉRMINOS DE POO</w:t>
      </w:r>
    </w:p>
    <w:p w14:paraId="4EB5750B" w14:textId="77777777" w:rsidR="004C1484" w:rsidRPr="00540E15" w:rsidRDefault="004C1484" w:rsidP="00540E15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2"/>
          <w:szCs w:val="22"/>
        </w:rPr>
      </w:pPr>
      <w:r w:rsidRPr="00540E15">
        <w:rPr>
          <w:rFonts w:ascii="Arial" w:hAnsi="Arial" w:cs="Arial"/>
          <w:b/>
          <w:bCs/>
          <w:sz w:val="22"/>
          <w:szCs w:val="22"/>
        </w:rPr>
        <w:t>POO:</w:t>
      </w:r>
    </w:p>
    <w:p w14:paraId="22580795" w14:textId="77777777" w:rsidR="004C1484" w:rsidRPr="00540E15" w:rsidRDefault="004C1484" w:rsidP="00540E15">
      <w:pPr>
        <w:jc w:val="both"/>
        <w:rPr>
          <w:rFonts w:ascii="Arial" w:hAnsi="Arial" w:cs="Arial"/>
          <w:sz w:val="22"/>
          <w:szCs w:val="22"/>
        </w:rPr>
      </w:pPr>
      <w:r w:rsidRPr="00540E15">
        <w:rPr>
          <w:rFonts w:ascii="Arial" w:hAnsi="Arial" w:cs="Arial"/>
          <w:sz w:val="22"/>
          <w:szCs w:val="22"/>
        </w:rPr>
        <w:t>Paradigma de programación que organiza el software en objetos que interactúan entre sí.</w:t>
      </w:r>
    </w:p>
    <w:p w14:paraId="413FDF41" w14:textId="7B8D63A0" w:rsidR="005A5275" w:rsidRPr="00540E15" w:rsidRDefault="005A5275" w:rsidP="00540E15">
      <w:pPr>
        <w:jc w:val="both"/>
        <w:rPr>
          <w:rFonts w:ascii="Arial" w:hAnsi="Arial" w:cs="Arial"/>
          <w:sz w:val="22"/>
          <w:szCs w:val="22"/>
        </w:rPr>
      </w:pPr>
      <w:r w:rsidRPr="00540E15">
        <w:rPr>
          <w:rFonts w:ascii="Arial" w:hAnsi="Arial" w:cs="Arial"/>
          <w:b/>
          <w:bCs/>
          <w:sz w:val="22"/>
          <w:szCs w:val="22"/>
        </w:rPr>
        <w:t>Ejemplo:</w:t>
      </w:r>
      <w:r w:rsidRPr="00540E15">
        <w:rPr>
          <w:rFonts w:ascii="Arial" w:hAnsi="Arial" w:cs="Arial"/>
          <w:sz w:val="22"/>
          <w:szCs w:val="22"/>
        </w:rPr>
        <w:t xml:space="preserve"> Piensa en una ciudad: hay casas, autos, personas. Cada uno es un “objeto” con características y acciones. Las personas pueden caminar, los autos pueden moverse, las casas pueden abrir puertas.</w:t>
      </w:r>
    </w:p>
    <w:p w14:paraId="262797C7" w14:textId="77777777" w:rsidR="004C1484" w:rsidRPr="00540E15" w:rsidRDefault="004C1484" w:rsidP="00540E1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2"/>
          <w:szCs w:val="22"/>
        </w:rPr>
      </w:pPr>
      <w:r w:rsidRPr="00540E15">
        <w:rPr>
          <w:rFonts w:ascii="Arial" w:hAnsi="Arial" w:cs="Arial"/>
          <w:b/>
          <w:bCs/>
          <w:sz w:val="22"/>
          <w:szCs w:val="22"/>
        </w:rPr>
        <w:t>CLASES:</w:t>
      </w:r>
    </w:p>
    <w:p w14:paraId="57F66D0E" w14:textId="77777777" w:rsidR="004C1484" w:rsidRPr="00540E15" w:rsidRDefault="004C1484" w:rsidP="00540E15">
      <w:pPr>
        <w:jc w:val="both"/>
        <w:rPr>
          <w:rFonts w:ascii="Arial" w:hAnsi="Arial" w:cs="Arial"/>
          <w:sz w:val="22"/>
          <w:szCs w:val="22"/>
        </w:rPr>
      </w:pPr>
      <w:r w:rsidRPr="00540E15">
        <w:rPr>
          <w:rFonts w:ascii="Arial" w:hAnsi="Arial" w:cs="Arial"/>
          <w:sz w:val="22"/>
          <w:szCs w:val="22"/>
        </w:rPr>
        <w:t>Plantillas o moldes que definen las características y comportamientos de los objetos.</w:t>
      </w:r>
    </w:p>
    <w:p w14:paraId="16E9B8FB" w14:textId="766CFDBB" w:rsidR="005A5275" w:rsidRPr="00540E15" w:rsidRDefault="005A5275" w:rsidP="00540E15">
      <w:pPr>
        <w:jc w:val="both"/>
        <w:rPr>
          <w:rFonts w:ascii="Arial" w:hAnsi="Arial" w:cs="Arial"/>
          <w:sz w:val="22"/>
          <w:szCs w:val="22"/>
        </w:rPr>
      </w:pPr>
      <w:r w:rsidRPr="00540E15">
        <w:rPr>
          <w:rFonts w:ascii="Arial" w:hAnsi="Arial" w:cs="Arial"/>
          <w:b/>
          <w:bCs/>
          <w:sz w:val="22"/>
          <w:szCs w:val="22"/>
        </w:rPr>
        <w:t>Ejemplo:</w:t>
      </w:r>
      <w:r w:rsidRPr="00540E15">
        <w:rPr>
          <w:rFonts w:ascii="Arial" w:hAnsi="Arial" w:cs="Arial"/>
          <w:sz w:val="22"/>
          <w:szCs w:val="22"/>
        </w:rPr>
        <w:t xml:space="preserve"> Un molde para hacer galletas. El molde define la forma, pero cada galleta (objeto) puede tener diferente sabor o decoración.</w:t>
      </w:r>
    </w:p>
    <w:p w14:paraId="23C2A208" w14:textId="77777777" w:rsidR="004C1484" w:rsidRPr="00540E15" w:rsidRDefault="004C1484" w:rsidP="00540E1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2"/>
          <w:szCs w:val="22"/>
        </w:rPr>
      </w:pPr>
      <w:r w:rsidRPr="00540E15">
        <w:rPr>
          <w:rFonts w:ascii="Arial" w:hAnsi="Arial" w:cs="Arial"/>
          <w:b/>
          <w:bCs/>
          <w:sz w:val="22"/>
          <w:szCs w:val="22"/>
        </w:rPr>
        <w:t>HERENCIAS:</w:t>
      </w:r>
    </w:p>
    <w:p w14:paraId="4994CC14" w14:textId="0285757A" w:rsidR="005A5275" w:rsidRPr="00540E15" w:rsidRDefault="004C1484" w:rsidP="00540E15">
      <w:pPr>
        <w:jc w:val="both"/>
        <w:rPr>
          <w:rFonts w:ascii="Arial" w:hAnsi="Arial" w:cs="Arial"/>
          <w:sz w:val="22"/>
          <w:szCs w:val="22"/>
        </w:rPr>
      </w:pPr>
      <w:r w:rsidRPr="00540E15">
        <w:rPr>
          <w:rFonts w:ascii="Arial" w:hAnsi="Arial" w:cs="Arial"/>
          <w:sz w:val="22"/>
          <w:szCs w:val="22"/>
        </w:rPr>
        <w:t>Mecanismo que permite a una clase adquirir propiedades y métodos de otra clase.</w:t>
      </w:r>
    </w:p>
    <w:p w14:paraId="6506FEE5" w14:textId="140994F6" w:rsidR="00540E15" w:rsidRPr="00540E15" w:rsidRDefault="00540E15" w:rsidP="00540E15">
      <w:pPr>
        <w:jc w:val="both"/>
        <w:rPr>
          <w:rFonts w:ascii="Arial" w:hAnsi="Arial" w:cs="Arial"/>
          <w:sz w:val="22"/>
          <w:szCs w:val="22"/>
        </w:rPr>
      </w:pPr>
      <w:r w:rsidRPr="00540E15">
        <w:rPr>
          <w:rFonts w:ascii="Arial" w:hAnsi="Arial" w:cs="Arial"/>
          <w:b/>
          <w:bCs/>
          <w:sz w:val="22"/>
          <w:szCs w:val="22"/>
        </w:rPr>
        <w:t>Ejemplo:</w:t>
      </w:r>
      <w:r w:rsidRPr="00540E15">
        <w:rPr>
          <w:rFonts w:ascii="Arial" w:hAnsi="Arial" w:cs="Arial"/>
          <w:sz w:val="22"/>
          <w:szCs w:val="22"/>
        </w:rPr>
        <w:t xml:space="preserve"> Si tienes una clase “Vehículo” y otra “Carro”, el carro hereda cosas del vehículo (como tener ruedas), pero también tiene lo suyo (como radio).</w:t>
      </w:r>
    </w:p>
    <w:p w14:paraId="24D968B4" w14:textId="77777777" w:rsidR="004C1484" w:rsidRPr="00540E15" w:rsidRDefault="004C1484" w:rsidP="00540E1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2"/>
          <w:szCs w:val="22"/>
        </w:rPr>
      </w:pPr>
      <w:r w:rsidRPr="00540E15">
        <w:rPr>
          <w:rFonts w:ascii="Arial" w:hAnsi="Arial" w:cs="Arial"/>
          <w:b/>
          <w:bCs/>
          <w:sz w:val="22"/>
          <w:szCs w:val="22"/>
        </w:rPr>
        <w:t>OBJETOS:</w:t>
      </w:r>
    </w:p>
    <w:p w14:paraId="43928B0C" w14:textId="77777777" w:rsidR="004C1484" w:rsidRPr="00540E15" w:rsidRDefault="004C1484" w:rsidP="00540E15">
      <w:pPr>
        <w:jc w:val="both"/>
        <w:rPr>
          <w:rFonts w:ascii="Arial" w:hAnsi="Arial" w:cs="Arial"/>
          <w:sz w:val="22"/>
          <w:szCs w:val="22"/>
        </w:rPr>
      </w:pPr>
      <w:r w:rsidRPr="00540E15">
        <w:rPr>
          <w:rFonts w:ascii="Arial" w:hAnsi="Arial" w:cs="Arial"/>
          <w:sz w:val="22"/>
          <w:szCs w:val="22"/>
        </w:rPr>
        <w:t>Instancias de una clase que representan entidades concretas con atributos y comportamientos.</w:t>
      </w:r>
    </w:p>
    <w:p w14:paraId="5E1755EB" w14:textId="5F9C6F7F" w:rsidR="005A5275" w:rsidRPr="00540E15" w:rsidRDefault="005A5275" w:rsidP="00540E15">
      <w:pPr>
        <w:jc w:val="both"/>
        <w:rPr>
          <w:rFonts w:ascii="Arial" w:hAnsi="Arial" w:cs="Arial"/>
          <w:sz w:val="22"/>
          <w:szCs w:val="22"/>
        </w:rPr>
      </w:pPr>
      <w:r w:rsidRPr="00540E15">
        <w:rPr>
          <w:rFonts w:ascii="Arial" w:hAnsi="Arial" w:cs="Arial"/>
          <w:b/>
          <w:bCs/>
          <w:sz w:val="22"/>
          <w:szCs w:val="22"/>
        </w:rPr>
        <w:t>Ejemplo:</w:t>
      </w:r>
      <w:r w:rsidRPr="00540E15">
        <w:rPr>
          <w:rFonts w:ascii="Arial" w:hAnsi="Arial" w:cs="Arial"/>
          <w:sz w:val="22"/>
          <w:szCs w:val="22"/>
        </w:rPr>
        <w:t xml:space="preserve"> Si la clase es “Perro”, los objetos son “Firulais”, “Max”, “Luna”. Cada uno es un perro real con su color y tamaño.</w:t>
      </w:r>
    </w:p>
    <w:p w14:paraId="67ED140A" w14:textId="77777777" w:rsidR="004C1484" w:rsidRPr="00540E15" w:rsidRDefault="004C1484" w:rsidP="00540E1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2"/>
          <w:szCs w:val="22"/>
        </w:rPr>
      </w:pPr>
      <w:r w:rsidRPr="00540E15">
        <w:rPr>
          <w:rFonts w:ascii="Arial" w:hAnsi="Arial" w:cs="Arial"/>
          <w:b/>
          <w:bCs/>
          <w:sz w:val="22"/>
          <w:szCs w:val="22"/>
        </w:rPr>
        <w:t>MÉTODOS:</w:t>
      </w:r>
    </w:p>
    <w:p w14:paraId="0D26A4D1" w14:textId="77777777" w:rsidR="004C1484" w:rsidRPr="00540E15" w:rsidRDefault="004C1484" w:rsidP="00540E15">
      <w:pPr>
        <w:jc w:val="both"/>
        <w:rPr>
          <w:rFonts w:ascii="Arial" w:hAnsi="Arial" w:cs="Arial"/>
          <w:sz w:val="22"/>
          <w:szCs w:val="22"/>
        </w:rPr>
      </w:pPr>
      <w:r w:rsidRPr="00540E15">
        <w:rPr>
          <w:rFonts w:ascii="Arial" w:hAnsi="Arial" w:cs="Arial"/>
          <w:sz w:val="22"/>
          <w:szCs w:val="22"/>
        </w:rPr>
        <w:t>Funciones definidas dentro de una clase que describen los comportamientos de los objetos.</w:t>
      </w:r>
    </w:p>
    <w:p w14:paraId="7C9B86C1" w14:textId="1E703BCF" w:rsidR="005A5275" w:rsidRPr="00540E15" w:rsidRDefault="005A5275" w:rsidP="00540E15">
      <w:pPr>
        <w:jc w:val="both"/>
        <w:rPr>
          <w:rFonts w:ascii="Arial" w:hAnsi="Arial" w:cs="Arial"/>
          <w:sz w:val="22"/>
          <w:szCs w:val="22"/>
        </w:rPr>
      </w:pPr>
      <w:r w:rsidRPr="00540E15">
        <w:rPr>
          <w:rFonts w:ascii="Arial" w:hAnsi="Arial" w:cs="Arial"/>
          <w:b/>
          <w:bCs/>
          <w:sz w:val="22"/>
          <w:szCs w:val="22"/>
        </w:rPr>
        <w:t>Ejemplo:</w:t>
      </w:r>
      <w:r w:rsidRPr="00540E15">
        <w:rPr>
          <w:rFonts w:ascii="Arial" w:hAnsi="Arial" w:cs="Arial"/>
          <w:sz w:val="22"/>
          <w:szCs w:val="22"/>
        </w:rPr>
        <w:t xml:space="preserve"> Un perro (objeto) puede “ladrar”, “correr” o “comer”. Esas acciones son los métodos.</w:t>
      </w:r>
    </w:p>
    <w:p w14:paraId="1E8DAFF5" w14:textId="77777777" w:rsidR="004C1484" w:rsidRPr="00540E15" w:rsidRDefault="004C1484" w:rsidP="00540E1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2"/>
          <w:szCs w:val="22"/>
        </w:rPr>
      </w:pPr>
      <w:r w:rsidRPr="00540E15">
        <w:rPr>
          <w:rFonts w:ascii="Arial" w:hAnsi="Arial" w:cs="Arial"/>
          <w:b/>
          <w:bCs/>
          <w:sz w:val="22"/>
          <w:szCs w:val="22"/>
        </w:rPr>
        <w:t>EVENTOS:</w:t>
      </w:r>
    </w:p>
    <w:p w14:paraId="3CA40F2A" w14:textId="77777777" w:rsidR="004C1484" w:rsidRPr="00540E15" w:rsidRDefault="004C1484" w:rsidP="00540E15">
      <w:pPr>
        <w:jc w:val="both"/>
        <w:rPr>
          <w:rFonts w:ascii="Arial" w:hAnsi="Arial" w:cs="Arial"/>
          <w:sz w:val="22"/>
          <w:szCs w:val="22"/>
        </w:rPr>
      </w:pPr>
      <w:r w:rsidRPr="00540E15">
        <w:rPr>
          <w:rFonts w:ascii="Arial" w:hAnsi="Arial" w:cs="Arial"/>
          <w:sz w:val="22"/>
          <w:szCs w:val="22"/>
        </w:rPr>
        <w:t>Acciones que ocurren durante la ejecución del programa y que pueden ser respondidas por los objetos.</w:t>
      </w:r>
    </w:p>
    <w:p w14:paraId="2C1BFB9C" w14:textId="54A2016C" w:rsidR="00540E15" w:rsidRDefault="00540E15" w:rsidP="00540E15">
      <w:pPr>
        <w:jc w:val="both"/>
        <w:rPr>
          <w:rFonts w:ascii="Arial" w:hAnsi="Arial" w:cs="Arial"/>
          <w:sz w:val="22"/>
          <w:szCs w:val="22"/>
        </w:rPr>
      </w:pPr>
      <w:r w:rsidRPr="00540E15">
        <w:rPr>
          <w:rFonts w:ascii="Arial" w:hAnsi="Arial" w:cs="Arial"/>
          <w:b/>
          <w:bCs/>
          <w:sz w:val="22"/>
          <w:szCs w:val="22"/>
        </w:rPr>
        <w:t>Ejemplo:</w:t>
      </w:r>
      <w:r w:rsidRPr="00540E15">
        <w:rPr>
          <w:rFonts w:ascii="Arial" w:hAnsi="Arial" w:cs="Arial"/>
          <w:sz w:val="22"/>
          <w:szCs w:val="22"/>
        </w:rPr>
        <w:t xml:space="preserve"> Cuando tocas el timbre de una casa (evento), alguien abre la puerta (respuesta).</w:t>
      </w:r>
    </w:p>
    <w:p w14:paraId="1D97E723" w14:textId="77777777" w:rsidR="00540E15" w:rsidRDefault="00540E15" w:rsidP="00540E15">
      <w:pPr>
        <w:jc w:val="both"/>
        <w:rPr>
          <w:rFonts w:ascii="Arial" w:hAnsi="Arial" w:cs="Arial"/>
          <w:sz w:val="22"/>
          <w:szCs w:val="22"/>
        </w:rPr>
      </w:pPr>
    </w:p>
    <w:p w14:paraId="564E8738" w14:textId="77777777" w:rsidR="00540E15" w:rsidRDefault="00540E15" w:rsidP="00540E15">
      <w:pPr>
        <w:jc w:val="both"/>
        <w:rPr>
          <w:rFonts w:ascii="Arial" w:hAnsi="Arial" w:cs="Arial"/>
          <w:sz w:val="22"/>
          <w:szCs w:val="22"/>
        </w:rPr>
      </w:pPr>
    </w:p>
    <w:p w14:paraId="5B72BB85" w14:textId="77777777" w:rsidR="00DF1C84" w:rsidRDefault="00DF1C84" w:rsidP="00540E15">
      <w:pPr>
        <w:jc w:val="both"/>
        <w:rPr>
          <w:rFonts w:ascii="Arial" w:hAnsi="Arial" w:cs="Arial"/>
          <w:sz w:val="22"/>
          <w:szCs w:val="22"/>
        </w:rPr>
      </w:pPr>
    </w:p>
    <w:p w14:paraId="13041733" w14:textId="77777777" w:rsidR="00540E15" w:rsidRPr="00540E15" w:rsidRDefault="00540E15" w:rsidP="00540E15">
      <w:pPr>
        <w:jc w:val="both"/>
        <w:rPr>
          <w:rFonts w:ascii="Arial" w:hAnsi="Arial" w:cs="Arial"/>
          <w:sz w:val="22"/>
          <w:szCs w:val="22"/>
        </w:rPr>
      </w:pPr>
    </w:p>
    <w:p w14:paraId="7CE68AD5" w14:textId="77777777" w:rsidR="004C1484" w:rsidRPr="00540E15" w:rsidRDefault="004C1484" w:rsidP="00540E1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2"/>
          <w:szCs w:val="22"/>
        </w:rPr>
      </w:pPr>
      <w:r w:rsidRPr="00540E15">
        <w:rPr>
          <w:rFonts w:ascii="Arial" w:hAnsi="Arial" w:cs="Arial"/>
          <w:b/>
          <w:bCs/>
          <w:sz w:val="22"/>
          <w:szCs w:val="22"/>
        </w:rPr>
        <w:t>ATRIBUTOS:</w:t>
      </w:r>
    </w:p>
    <w:p w14:paraId="3368FFA5" w14:textId="77777777" w:rsidR="004C1484" w:rsidRPr="00540E15" w:rsidRDefault="004C1484" w:rsidP="00540E15">
      <w:pPr>
        <w:jc w:val="both"/>
        <w:rPr>
          <w:rFonts w:ascii="Arial" w:hAnsi="Arial" w:cs="Arial"/>
          <w:sz w:val="22"/>
          <w:szCs w:val="22"/>
        </w:rPr>
      </w:pPr>
      <w:r w:rsidRPr="00540E15">
        <w:rPr>
          <w:rFonts w:ascii="Arial" w:hAnsi="Arial" w:cs="Arial"/>
          <w:sz w:val="22"/>
          <w:szCs w:val="22"/>
        </w:rPr>
        <w:t>Características o propiedades que describen el estado de un objeto.</w:t>
      </w:r>
    </w:p>
    <w:p w14:paraId="56078BAE" w14:textId="6E2D7B44" w:rsidR="00540E15" w:rsidRPr="00540E15" w:rsidRDefault="00540E15" w:rsidP="00540E15">
      <w:pPr>
        <w:jc w:val="both"/>
        <w:rPr>
          <w:rFonts w:ascii="Arial" w:hAnsi="Arial" w:cs="Arial"/>
          <w:sz w:val="22"/>
          <w:szCs w:val="22"/>
        </w:rPr>
      </w:pPr>
      <w:r w:rsidRPr="00540E15">
        <w:rPr>
          <w:rFonts w:ascii="Arial" w:hAnsi="Arial" w:cs="Arial"/>
          <w:b/>
          <w:bCs/>
          <w:sz w:val="22"/>
          <w:szCs w:val="22"/>
        </w:rPr>
        <w:t>Ejemplo:</w:t>
      </w:r>
      <w:r w:rsidRPr="00540E15">
        <w:rPr>
          <w:rFonts w:ascii="Arial" w:hAnsi="Arial" w:cs="Arial"/>
          <w:sz w:val="22"/>
          <w:szCs w:val="22"/>
        </w:rPr>
        <w:t xml:space="preserve"> El perro “Firulais” tiene atributos como color: café, tamaño: grande, edad: 3 años.</w:t>
      </w:r>
    </w:p>
    <w:p w14:paraId="5E2436EE" w14:textId="77777777" w:rsidR="004C1484" w:rsidRPr="00540E15" w:rsidRDefault="004C1484" w:rsidP="00540E1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2"/>
          <w:szCs w:val="22"/>
        </w:rPr>
      </w:pPr>
      <w:r w:rsidRPr="00540E15">
        <w:rPr>
          <w:rFonts w:ascii="Arial" w:hAnsi="Arial" w:cs="Arial"/>
          <w:b/>
          <w:bCs/>
          <w:sz w:val="22"/>
          <w:szCs w:val="22"/>
        </w:rPr>
        <w:t>ABSTRACCIÓN:</w:t>
      </w:r>
    </w:p>
    <w:p w14:paraId="2E5C2812" w14:textId="77777777" w:rsidR="004C1484" w:rsidRPr="00540E15" w:rsidRDefault="004C1484" w:rsidP="00540E15">
      <w:pPr>
        <w:jc w:val="both"/>
        <w:rPr>
          <w:rFonts w:ascii="Arial" w:hAnsi="Arial" w:cs="Arial"/>
          <w:sz w:val="22"/>
          <w:szCs w:val="22"/>
        </w:rPr>
      </w:pPr>
      <w:r w:rsidRPr="00540E15">
        <w:rPr>
          <w:rFonts w:ascii="Arial" w:hAnsi="Arial" w:cs="Arial"/>
          <w:sz w:val="22"/>
          <w:szCs w:val="22"/>
        </w:rPr>
        <w:t>Proceso de ocultar los detalles complejos y mostrar solo lo esencial de un objeto.</w:t>
      </w:r>
    </w:p>
    <w:p w14:paraId="35807310" w14:textId="6B88AA10" w:rsidR="00540E15" w:rsidRPr="00540E15" w:rsidRDefault="00540E15" w:rsidP="00540E15">
      <w:pPr>
        <w:jc w:val="both"/>
        <w:rPr>
          <w:rFonts w:ascii="Arial" w:hAnsi="Arial" w:cs="Arial"/>
          <w:sz w:val="22"/>
          <w:szCs w:val="22"/>
        </w:rPr>
      </w:pPr>
      <w:r w:rsidRPr="00540E15">
        <w:rPr>
          <w:rFonts w:ascii="Arial" w:hAnsi="Arial" w:cs="Arial"/>
          <w:b/>
          <w:bCs/>
          <w:sz w:val="22"/>
          <w:szCs w:val="22"/>
        </w:rPr>
        <w:t>Ejemplo:</w:t>
      </w:r>
      <w:r w:rsidRPr="00540E15">
        <w:rPr>
          <w:rFonts w:ascii="Arial" w:hAnsi="Arial" w:cs="Arial"/>
          <w:sz w:val="22"/>
          <w:szCs w:val="22"/>
        </w:rPr>
        <w:t xml:space="preserve"> Cuando manejas un carro, solo ves el volante y los pedales. No necesitas saber cómo funciona el motor por dentro.</w:t>
      </w:r>
    </w:p>
    <w:p w14:paraId="207A0BB0" w14:textId="77777777" w:rsidR="004C1484" w:rsidRPr="00540E15" w:rsidRDefault="004C1484" w:rsidP="00540E1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2"/>
          <w:szCs w:val="22"/>
        </w:rPr>
      </w:pPr>
      <w:r w:rsidRPr="00540E15">
        <w:rPr>
          <w:rFonts w:ascii="Arial" w:hAnsi="Arial" w:cs="Arial"/>
          <w:b/>
          <w:bCs/>
          <w:sz w:val="22"/>
          <w:szCs w:val="22"/>
        </w:rPr>
        <w:t>ENCAPSULAMIENTO:</w:t>
      </w:r>
    </w:p>
    <w:p w14:paraId="051F2DEA" w14:textId="77777777" w:rsidR="004C1484" w:rsidRPr="00540E15" w:rsidRDefault="004C1484" w:rsidP="00540E15">
      <w:pPr>
        <w:jc w:val="both"/>
        <w:rPr>
          <w:rFonts w:ascii="Arial" w:hAnsi="Arial" w:cs="Arial"/>
          <w:sz w:val="22"/>
          <w:szCs w:val="22"/>
        </w:rPr>
      </w:pPr>
      <w:r w:rsidRPr="00540E15">
        <w:rPr>
          <w:rFonts w:ascii="Arial" w:hAnsi="Arial" w:cs="Arial"/>
          <w:sz w:val="22"/>
          <w:szCs w:val="22"/>
        </w:rPr>
        <w:t>Técnica que consiste en ocultar los datos internos de un objeto y permitir el acceso solo a través de métodos definidos.</w:t>
      </w:r>
    </w:p>
    <w:p w14:paraId="6D2CB844" w14:textId="510CB1E1" w:rsidR="00540E15" w:rsidRPr="00540E15" w:rsidRDefault="00540E15" w:rsidP="00540E15">
      <w:pPr>
        <w:jc w:val="both"/>
        <w:rPr>
          <w:rFonts w:ascii="Arial" w:hAnsi="Arial" w:cs="Arial"/>
          <w:sz w:val="22"/>
          <w:szCs w:val="22"/>
        </w:rPr>
      </w:pPr>
      <w:r w:rsidRPr="00540E15">
        <w:rPr>
          <w:rFonts w:ascii="Arial" w:hAnsi="Arial" w:cs="Arial"/>
          <w:b/>
          <w:bCs/>
          <w:sz w:val="22"/>
          <w:szCs w:val="22"/>
        </w:rPr>
        <w:t>Ejemplo:</w:t>
      </w:r>
      <w:r w:rsidRPr="00540E15">
        <w:rPr>
          <w:rFonts w:ascii="Arial" w:hAnsi="Arial" w:cs="Arial"/>
          <w:sz w:val="22"/>
          <w:szCs w:val="22"/>
        </w:rPr>
        <w:t xml:space="preserve"> Una caja fuerte: sabes que guarda dinero, pero no puedes tocarlo directamente; necesitas la llave (método) para abrirla.</w:t>
      </w:r>
    </w:p>
    <w:p w14:paraId="18312EB8" w14:textId="77777777" w:rsidR="004C1484" w:rsidRPr="00540E15" w:rsidRDefault="004C1484" w:rsidP="00540E1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2"/>
          <w:szCs w:val="22"/>
        </w:rPr>
      </w:pPr>
      <w:r w:rsidRPr="00540E15">
        <w:rPr>
          <w:rFonts w:ascii="Arial" w:hAnsi="Arial" w:cs="Arial"/>
          <w:b/>
          <w:bCs/>
          <w:sz w:val="22"/>
          <w:szCs w:val="22"/>
        </w:rPr>
        <w:t>POLIMORFISMO:</w:t>
      </w:r>
    </w:p>
    <w:p w14:paraId="31DA11FA" w14:textId="77777777" w:rsidR="004C1484" w:rsidRPr="00540E15" w:rsidRDefault="004C1484" w:rsidP="00540E15">
      <w:pPr>
        <w:jc w:val="both"/>
        <w:rPr>
          <w:rFonts w:ascii="Arial" w:hAnsi="Arial" w:cs="Arial"/>
          <w:sz w:val="22"/>
          <w:szCs w:val="22"/>
        </w:rPr>
      </w:pPr>
      <w:r w:rsidRPr="00540E15">
        <w:rPr>
          <w:rFonts w:ascii="Arial" w:hAnsi="Arial" w:cs="Arial"/>
          <w:sz w:val="22"/>
          <w:szCs w:val="22"/>
        </w:rPr>
        <w:t>Capacidad de los objetos para responder de manera diferente a la misma operación según su clase.</w:t>
      </w:r>
    </w:p>
    <w:p w14:paraId="357D1381" w14:textId="2F133CF2" w:rsidR="00540E15" w:rsidRDefault="00540E15" w:rsidP="00540E15">
      <w:pPr>
        <w:jc w:val="both"/>
        <w:rPr>
          <w:rFonts w:ascii="Arial" w:hAnsi="Arial" w:cs="Arial"/>
          <w:sz w:val="22"/>
          <w:szCs w:val="22"/>
        </w:rPr>
      </w:pPr>
      <w:r w:rsidRPr="00540E15">
        <w:rPr>
          <w:rFonts w:ascii="Arial" w:hAnsi="Arial" w:cs="Arial"/>
          <w:b/>
          <w:bCs/>
          <w:sz w:val="22"/>
          <w:szCs w:val="22"/>
        </w:rPr>
        <w:t>Ejemplo:</w:t>
      </w:r>
      <w:r w:rsidRPr="00540E15">
        <w:rPr>
          <w:rFonts w:ascii="Arial" w:hAnsi="Arial" w:cs="Arial"/>
          <w:sz w:val="22"/>
          <w:szCs w:val="22"/>
        </w:rPr>
        <w:t xml:space="preserve"> “Hacer sonido”: un perro ladra, un gato maúlla, un pájaro canta. La acción es la misma, pero el resultado cambia.</w:t>
      </w:r>
    </w:p>
    <w:p w14:paraId="2EE072A2" w14:textId="77777777" w:rsidR="00540E15" w:rsidRDefault="00540E15" w:rsidP="00540E15">
      <w:pPr>
        <w:jc w:val="both"/>
        <w:rPr>
          <w:rFonts w:ascii="Arial" w:hAnsi="Arial" w:cs="Arial"/>
          <w:sz w:val="22"/>
          <w:szCs w:val="22"/>
        </w:rPr>
      </w:pPr>
    </w:p>
    <w:p w14:paraId="09B0A685" w14:textId="77777777" w:rsidR="00540E15" w:rsidRDefault="00540E15" w:rsidP="00540E15">
      <w:pPr>
        <w:jc w:val="both"/>
        <w:rPr>
          <w:rFonts w:ascii="Arial" w:hAnsi="Arial" w:cs="Arial"/>
          <w:sz w:val="22"/>
          <w:szCs w:val="22"/>
        </w:rPr>
      </w:pPr>
    </w:p>
    <w:p w14:paraId="3087B543" w14:textId="77777777" w:rsidR="00540E15" w:rsidRDefault="00540E15" w:rsidP="00540E15">
      <w:pPr>
        <w:jc w:val="both"/>
        <w:rPr>
          <w:rFonts w:ascii="Arial" w:hAnsi="Arial" w:cs="Arial"/>
          <w:sz w:val="22"/>
          <w:szCs w:val="22"/>
        </w:rPr>
      </w:pPr>
    </w:p>
    <w:p w14:paraId="2B234D26" w14:textId="77777777" w:rsidR="00540E15" w:rsidRDefault="00540E15" w:rsidP="00540E15">
      <w:pPr>
        <w:jc w:val="both"/>
        <w:rPr>
          <w:rFonts w:ascii="Arial" w:hAnsi="Arial" w:cs="Arial"/>
          <w:sz w:val="22"/>
          <w:szCs w:val="22"/>
        </w:rPr>
      </w:pPr>
    </w:p>
    <w:p w14:paraId="0F5FEA4B" w14:textId="77777777" w:rsidR="00540E15" w:rsidRDefault="00540E15" w:rsidP="00540E15">
      <w:pPr>
        <w:jc w:val="both"/>
        <w:rPr>
          <w:rFonts w:ascii="Arial" w:hAnsi="Arial" w:cs="Arial"/>
          <w:sz w:val="22"/>
          <w:szCs w:val="22"/>
        </w:rPr>
      </w:pPr>
    </w:p>
    <w:p w14:paraId="7B0F57E8" w14:textId="77777777" w:rsidR="00540E15" w:rsidRDefault="00540E15" w:rsidP="00540E15">
      <w:pPr>
        <w:jc w:val="both"/>
        <w:rPr>
          <w:rFonts w:ascii="Arial" w:hAnsi="Arial" w:cs="Arial"/>
          <w:sz w:val="22"/>
          <w:szCs w:val="22"/>
        </w:rPr>
      </w:pPr>
    </w:p>
    <w:p w14:paraId="6D706E72" w14:textId="77777777" w:rsidR="00540E15" w:rsidRDefault="00540E15" w:rsidP="00540E15">
      <w:pPr>
        <w:jc w:val="both"/>
        <w:rPr>
          <w:rFonts w:ascii="Arial" w:hAnsi="Arial" w:cs="Arial"/>
          <w:sz w:val="22"/>
          <w:szCs w:val="22"/>
        </w:rPr>
      </w:pPr>
    </w:p>
    <w:p w14:paraId="6CE31BC3" w14:textId="77777777" w:rsidR="00540E15" w:rsidRDefault="00540E15" w:rsidP="004C1484">
      <w:pPr>
        <w:rPr>
          <w:rFonts w:ascii="Arial" w:hAnsi="Arial" w:cs="Arial"/>
          <w:sz w:val="22"/>
          <w:szCs w:val="22"/>
        </w:rPr>
      </w:pPr>
    </w:p>
    <w:p w14:paraId="0823AD79" w14:textId="77777777" w:rsidR="00540E15" w:rsidRDefault="00540E15" w:rsidP="004C1484">
      <w:pPr>
        <w:rPr>
          <w:rFonts w:ascii="Arial" w:hAnsi="Arial" w:cs="Arial"/>
          <w:sz w:val="22"/>
          <w:szCs w:val="22"/>
        </w:rPr>
      </w:pPr>
    </w:p>
    <w:p w14:paraId="583A3805" w14:textId="77777777" w:rsidR="00540E15" w:rsidRDefault="00540E15" w:rsidP="004C1484">
      <w:pPr>
        <w:rPr>
          <w:rFonts w:ascii="Arial" w:hAnsi="Arial" w:cs="Arial"/>
          <w:sz w:val="22"/>
          <w:szCs w:val="22"/>
        </w:rPr>
      </w:pPr>
    </w:p>
    <w:p w14:paraId="7D2DE7F3" w14:textId="77777777" w:rsidR="00540E15" w:rsidRDefault="00540E15" w:rsidP="004C1484">
      <w:pPr>
        <w:rPr>
          <w:rFonts w:ascii="Arial" w:hAnsi="Arial" w:cs="Arial"/>
          <w:sz w:val="22"/>
          <w:szCs w:val="22"/>
        </w:rPr>
      </w:pPr>
    </w:p>
    <w:p w14:paraId="56A949E9" w14:textId="77777777" w:rsidR="00540E15" w:rsidRDefault="00540E15" w:rsidP="004C1484">
      <w:pPr>
        <w:rPr>
          <w:rFonts w:ascii="Arial" w:hAnsi="Arial" w:cs="Arial"/>
          <w:sz w:val="22"/>
          <w:szCs w:val="22"/>
        </w:rPr>
      </w:pPr>
    </w:p>
    <w:p w14:paraId="114C759B" w14:textId="77777777" w:rsidR="00540E15" w:rsidRDefault="00540E15" w:rsidP="004C1484">
      <w:pPr>
        <w:rPr>
          <w:rFonts w:ascii="Arial" w:hAnsi="Arial" w:cs="Arial"/>
          <w:sz w:val="22"/>
          <w:szCs w:val="22"/>
        </w:rPr>
      </w:pPr>
    </w:p>
    <w:p w14:paraId="225E1DB2" w14:textId="77777777" w:rsidR="00540E15" w:rsidRPr="00540E15" w:rsidRDefault="00540E15" w:rsidP="004C1484">
      <w:pPr>
        <w:rPr>
          <w:rFonts w:ascii="Arial" w:hAnsi="Arial" w:cs="Arial"/>
          <w:b/>
          <w:bCs/>
          <w:sz w:val="22"/>
          <w:szCs w:val="22"/>
        </w:rPr>
      </w:pPr>
    </w:p>
    <w:p w14:paraId="15F06217" w14:textId="77777777" w:rsidR="004C1484" w:rsidRPr="00540E15" w:rsidRDefault="004C1484" w:rsidP="004C1484">
      <w:pPr>
        <w:rPr>
          <w:rFonts w:ascii="Arial" w:hAnsi="Arial" w:cs="Arial"/>
          <w:b/>
          <w:bCs/>
          <w:sz w:val="22"/>
          <w:szCs w:val="22"/>
        </w:rPr>
      </w:pPr>
      <w:r w:rsidRPr="00540E15">
        <w:rPr>
          <w:rFonts w:ascii="Arial" w:hAnsi="Arial" w:cs="Arial"/>
          <w:b/>
          <w:bCs/>
          <w:sz w:val="22"/>
          <w:szCs w:val="22"/>
        </w:rPr>
        <w:t>CARACTERÍSTICAS Y PRINCIPIOS DE LA POO:</w:t>
      </w:r>
    </w:p>
    <w:p w14:paraId="41EFBDA9" w14:textId="704EBDCD" w:rsidR="004C1484" w:rsidRPr="00540E15" w:rsidRDefault="004C1484" w:rsidP="00540E15">
      <w:pPr>
        <w:jc w:val="both"/>
        <w:rPr>
          <w:rFonts w:ascii="Arial" w:hAnsi="Arial" w:cs="Arial"/>
          <w:sz w:val="22"/>
          <w:szCs w:val="22"/>
        </w:rPr>
      </w:pPr>
      <w:r w:rsidRPr="00540E15">
        <w:rPr>
          <w:rFonts w:ascii="Arial" w:hAnsi="Arial" w:cs="Arial"/>
          <w:sz w:val="22"/>
          <w:szCs w:val="22"/>
        </w:rPr>
        <w:t xml:space="preserve">La POO se basa en varios principios fundamentales que permiten una mejor organización y reutilización del código. Entre sus características principales se encuentran </w:t>
      </w:r>
      <w:proofErr w:type="gramStart"/>
      <w:r w:rsidRPr="00540E15">
        <w:rPr>
          <w:rFonts w:ascii="Arial" w:hAnsi="Arial" w:cs="Arial"/>
          <w:sz w:val="22"/>
          <w:szCs w:val="22"/>
        </w:rPr>
        <w:t>l</w:t>
      </w:r>
      <w:r w:rsidR="00540E15">
        <w:rPr>
          <w:rFonts w:ascii="Arial" w:hAnsi="Arial" w:cs="Arial"/>
          <w:sz w:val="22"/>
          <w:szCs w:val="22"/>
        </w:rPr>
        <w:t>a</w:t>
      </w:r>
      <w:r w:rsidRPr="00540E15">
        <w:rPr>
          <w:rFonts w:ascii="Arial" w:hAnsi="Arial" w:cs="Arial"/>
          <w:sz w:val="22"/>
          <w:szCs w:val="22"/>
        </w:rPr>
        <w:t xml:space="preserve"> modularidad</w:t>
      </w:r>
      <w:proofErr w:type="gramEnd"/>
      <w:r w:rsidRPr="00540E15">
        <w:rPr>
          <w:rFonts w:ascii="Arial" w:hAnsi="Arial" w:cs="Arial"/>
          <w:sz w:val="22"/>
          <w:szCs w:val="22"/>
        </w:rPr>
        <w:t>, la reutilización, la escalabilidad y la facilidad de mantenimiento.</w:t>
      </w:r>
    </w:p>
    <w:p w14:paraId="254BC3CE" w14:textId="77777777" w:rsidR="004C1484" w:rsidRPr="00540E15" w:rsidRDefault="004C1484" w:rsidP="00540E15">
      <w:pPr>
        <w:jc w:val="both"/>
        <w:rPr>
          <w:rFonts w:ascii="Arial" w:hAnsi="Arial" w:cs="Arial"/>
          <w:sz w:val="22"/>
          <w:szCs w:val="22"/>
        </w:rPr>
      </w:pPr>
      <w:r w:rsidRPr="00540E15">
        <w:rPr>
          <w:rFonts w:ascii="Arial" w:hAnsi="Arial" w:cs="Arial"/>
          <w:sz w:val="22"/>
          <w:szCs w:val="22"/>
        </w:rPr>
        <w:t>Los pilares básicos de la POO son:</w:t>
      </w:r>
    </w:p>
    <w:p w14:paraId="66A36D48" w14:textId="77777777" w:rsidR="004C1484" w:rsidRPr="00540E15" w:rsidRDefault="004C1484" w:rsidP="00540E15">
      <w:pPr>
        <w:jc w:val="both"/>
        <w:rPr>
          <w:rFonts w:ascii="Arial" w:hAnsi="Arial" w:cs="Arial"/>
          <w:sz w:val="22"/>
          <w:szCs w:val="22"/>
        </w:rPr>
      </w:pPr>
      <w:r w:rsidRPr="00540E15">
        <w:rPr>
          <w:rFonts w:ascii="Arial" w:hAnsi="Arial" w:cs="Arial"/>
          <w:sz w:val="22"/>
          <w:szCs w:val="22"/>
        </w:rPr>
        <w:t>1. Abstracción: Permite centrarse en lo esencial del objeto, ignorando los detalles innecesarios.</w:t>
      </w:r>
    </w:p>
    <w:p w14:paraId="26A44CE2" w14:textId="77777777" w:rsidR="004C1484" w:rsidRPr="00540E15" w:rsidRDefault="004C1484" w:rsidP="00540E15">
      <w:pPr>
        <w:jc w:val="both"/>
        <w:rPr>
          <w:rFonts w:ascii="Arial" w:hAnsi="Arial" w:cs="Arial"/>
          <w:sz w:val="22"/>
          <w:szCs w:val="22"/>
        </w:rPr>
      </w:pPr>
      <w:r w:rsidRPr="00540E15">
        <w:rPr>
          <w:rFonts w:ascii="Arial" w:hAnsi="Arial" w:cs="Arial"/>
          <w:sz w:val="22"/>
          <w:szCs w:val="22"/>
        </w:rPr>
        <w:t>2. Encapsulamiento: Protege los datos del objeto, permitiendo el acceso solo a través de métodos definidos.</w:t>
      </w:r>
    </w:p>
    <w:p w14:paraId="082638E5" w14:textId="77777777" w:rsidR="004C1484" w:rsidRPr="00540E15" w:rsidRDefault="004C1484" w:rsidP="00540E15">
      <w:pPr>
        <w:jc w:val="both"/>
        <w:rPr>
          <w:rFonts w:ascii="Arial" w:hAnsi="Arial" w:cs="Arial"/>
          <w:sz w:val="22"/>
          <w:szCs w:val="22"/>
        </w:rPr>
      </w:pPr>
      <w:r w:rsidRPr="00540E15">
        <w:rPr>
          <w:rFonts w:ascii="Arial" w:hAnsi="Arial" w:cs="Arial"/>
          <w:sz w:val="22"/>
          <w:szCs w:val="22"/>
        </w:rPr>
        <w:t>3. Herencia: Facilita la reutilización del código al permitir que una clase herede características de otra.</w:t>
      </w:r>
    </w:p>
    <w:p w14:paraId="3D6164E9" w14:textId="77777777" w:rsidR="004C1484" w:rsidRDefault="004C1484" w:rsidP="00540E15">
      <w:pPr>
        <w:jc w:val="both"/>
        <w:rPr>
          <w:rFonts w:ascii="Arial" w:hAnsi="Arial" w:cs="Arial"/>
          <w:sz w:val="22"/>
          <w:szCs w:val="22"/>
        </w:rPr>
      </w:pPr>
      <w:r w:rsidRPr="00540E15">
        <w:rPr>
          <w:rFonts w:ascii="Arial" w:hAnsi="Arial" w:cs="Arial"/>
          <w:sz w:val="22"/>
          <w:szCs w:val="22"/>
        </w:rPr>
        <w:t>4. Polimorfismo: Permite que diferentes clases respondan de manera distinta a un mismo mensaje o método.</w:t>
      </w:r>
    </w:p>
    <w:p w14:paraId="4704FA6E" w14:textId="77777777" w:rsidR="00540E15" w:rsidRDefault="00540E15" w:rsidP="004C1484">
      <w:pPr>
        <w:rPr>
          <w:rFonts w:ascii="Arial" w:hAnsi="Arial" w:cs="Arial"/>
          <w:sz w:val="22"/>
          <w:szCs w:val="22"/>
        </w:rPr>
      </w:pPr>
    </w:p>
    <w:p w14:paraId="42FA6B85" w14:textId="77777777" w:rsidR="00540E15" w:rsidRDefault="00540E15" w:rsidP="004C1484">
      <w:pPr>
        <w:rPr>
          <w:rFonts w:ascii="Arial" w:hAnsi="Arial" w:cs="Arial"/>
          <w:sz w:val="22"/>
          <w:szCs w:val="22"/>
        </w:rPr>
      </w:pPr>
    </w:p>
    <w:p w14:paraId="1DD2F787" w14:textId="77777777" w:rsidR="00540E15" w:rsidRDefault="00540E15" w:rsidP="004C1484">
      <w:pPr>
        <w:rPr>
          <w:rFonts w:ascii="Arial" w:hAnsi="Arial" w:cs="Arial"/>
          <w:sz w:val="22"/>
          <w:szCs w:val="22"/>
        </w:rPr>
      </w:pPr>
    </w:p>
    <w:p w14:paraId="505E22FA" w14:textId="77777777" w:rsidR="00540E15" w:rsidRDefault="00540E15" w:rsidP="004C1484">
      <w:pPr>
        <w:rPr>
          <w:rFonts w:ascii="Arial" w:hAnsi="Arial" w:cs="Arial"/>
          <w:sz w:val="22"/>
          <w:szCs w:val="22"/>
        </w:rPr>
      </w:pPr>
    </w:p>
    <w:p w14:paraId="69CBD886" w14:textId="77777777" w:rsidR="00540E15" w:rsidRDefault="00540E15" w:rsidP="004C1484">
      <w:pPr>
        <w:rPr>
          <w:rFonts w:ascii="Arial" w:hAnsi="Arial" w:cs="Arial"/>
          <w:sz w:val="22"/>
          <w:szCs w:val="22"/>
        </w:rPr>
      </w:pPr>
    </w:p>
    <w:p w14:paraId="13C14D88" w14:textId="77777777" w:rsidR="00540E15" w:rsidRDefault="00540E15" w:rsidP="004C1484">
      <w:pPr>
        <w:rPr>
          <w:rFonts w:ascii="Arial" w:hAnsi="Arial" w:cs="Arial"/>
          <w:sz w:val="22"/>
          <w:szCs w:val="22"/>
        </w:rPr>
      </w:pPr>
    </w:p>
    <w:p w14:paraId="0AEEC719" w14:textId="77777777" w:rsidR="00540E15" w:rsidRDefault="00540E15" w:rsidP="004C1484">
      <w:pPr>
        <w:rPr>
          <w:rFonts w:ascii="Arial" w:hAnsi="Arial" w:cs="Arial"/>
          <w:sz w:val="22"/>
          <w:szCs w:val="22"/>
        </w:rPr>
      </w:pPr>
    </w:p>
    <w:p w14:paraId="36170386" w14:textId="77777777" w:rsidR="00540E15" w:rsidRDefault="00540E15" w:rsidP="004C1484">
      <w:pPr>
        <w:rPr>
          <w:rFonts w:ascii="Arial" w:hAnsi="Arial" w:cs="Arial"/>
          <w:sz w:val="22"/>
          <w:szCs w:val="22"/>
        </w:rPr>
      </w:pPr>
    </w:p>
    <w:p w14:paraId="07DC7D39" w14:textId="77777777" w:rsidR="00540E15" w:rsidRDefault="00540E15" w:rsidP="004C1484">
      <w:pPr>
        <w:rPr>
          <w:rFonts w:ascii="Arial" w:hAnsi="Arial" w:cs="Arial"/>
          <w:sz w:val="22"/>
          <w:szCs w:val="22"/>
        </w:rPr>
      </w:pPr>
    </w:p>
    <w:p w14:paraId="4ED419DA" w14:textId="77777777" w:rsidR="00540E15" w:rsidRDefault="00540E15" w:rsidP="004C1484">
      <w:pPr>
        <w:rPr>
          <w:rFonts w:ascii="Arial" w:hAnsi="Arial" w:cs="Arial"/>
          <w:sz w:val="22"/>
          <w:szCs w:val="22"/>
        </w:rPr>
      </w:pPr>
    </w:p>
    <w:p w14:paraId="5E7A5B21" w14:textId="77777777" w:rsidR="00540E15" w:rsidRDefault="00540E15" w:rsidP="004C1484">
      <w:pPr>
        <w:rPr>
          <w:rFonts w:ascii="Arial" w:hAnsi="Arial" w:cs="Arial"/>
          <w:sz w:val="22"/>
          <w:szCs w:val="22"/>
        </w:rPr>
      </w:pPr>
    </w:p>
    <w:p w14:paraId="7FCEA89C" w14:textId="77777777" w:rsidR="00540E15" w:rsidRDefault="00540E15" w:rsidP="004C1484">
      <w:pPr>
        <w:rPr>
          <w:rFonts w:ascii="Arial" w:hAnsi="Arial" w:cs="Arial"/>
          <w:sz w:val="22"/>
          <w:szCs w:val="22"/>
        </w:rPr>
      </w:pPr>
    </w:p>
    <w:p w14:paraId="22EED41B" w14:textId="77777777" w:rsidR="00540E15" w:rsidRDefault="00540E15" w:rsidP="004C1484">
      <w:pPr>
        <w:rPr>
          <w:rFonts w:ascii="Arial" w:hAnsi="Arial" w:cs="Arial"/>
          <w:sz w:val="22"/>
          <w:szCs w:val="22"/>
        </w:rPr>
      </w:pPr>
    </w:p>
    <w:p w14:paraId="58D775F5" w14:textId="77777777" w:rsidR="00540E15" w:rsidRDefault="00540E15" w:rsidP="004C1484">
      <w:pPr>
        <w:rPr>
          <w:rFonts w:ascii="Arial" w:hAnsi="Arial" w:cs="Arial"/>
          <w:sz w:val="22"/>
          <w:szCs w:val="22"/>
        </w:rPr>
      </w:pPr>
    </w:p>
    <w:p w14:paraId="76D7E918" w14:textId="77777777" w:rsidR="00540E15" w:rsidRDefault="00540E15" w:rsidP="004C1484">
      <w:pPr>
        <w:rPr>
          <w:rFonts w:ascii="Arial" w:hAnsi="Arial" w:cs="Arial"/>
          <w:sz w:val="22"/>
          <w:szCs w:val="22"/>
        </w:rPr>
      </w:pPr>
    </w:p>
    <w:p w14:paraId="7083E43F" w14:textId="77777777" w:rsidR="00540E15" w:rsidRDefault="00540E15" w:rsidP="004C1484">
      <w:pPr>
        <w:rPr>
          <w:rFonts w:ascii="Arial" w:hAnsi="Arial" w:cs="Arial"/>
          <w:sz w:val="22"/>
          <w:szCs w:val="22"/>
        </w:rPr>
      </w:pPr>
    </w:p>
    <w:p w14:paraId="09D41E91" w14:textId="77777777" w:rsidR="00540E15" w:rsidRPr="00540E15" w:rsidRDefault="00540E15" w:rsidP="004C1484">
      <w:pPr>
        <w:rPr>
          <w:rFonts w:ascii="Arial" w:hAnsi="Arial" w:cs="Arial"/>
          <w:sz w:val="22"/>
          <w:szCs w:val="22"/>
        </w:rPr>
      </w:pPr>
    </w:p>
    <w:p w14:paraId="5C690F91" w14:textId="77777777" w:rsidR="004C1484" w:rsidRPr="00540E15" w:rsidRDefault="004C1484" w:rsidP="00540E15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540E15">
        <w:rPr>
          <w:rFonts w:ascii="Arial" w:hAnsi="Arial" w:cs="Arial"/>
          <w:b/>
          <w:bCs/>
          <w:sz w:val="22"/>
          <w:szCs w:val="22"/>
        </w:rPr>
        <w:t>CONCLUSIONES</w:t>
      </w:r>
    </w:p>
    <w:p w14:paraId="3D0BBE3F" w14:textId="0C81D647" w:rsidR="00CA7ADE" w:rsidRPr="00CA7ADE" w:rsidRDefault="004C1484" w:rsidP="00CA7ADE">
      <w:pPr>
        <w:jc w:val="both"/>
        <w:rPr>
          <w:rFonts w:ascii="Arial" w:hAnsi="Arial" w:cs="Arial"/>
          <w:sz w:val="22"/>
          <w:szCs w:val="22"/>
        </w:rPr>
      </w:pPr>
      <w:r w:rsidRPr="00540E15">
        <w:rPr>
          <w:rFonts w:ascii="Arial" w:hAnsi="Arial" w:cs="Arial"/>
          <w:sz w:val="22"/>
          <w:szCs w:val="22"/>
        </w:rPr>
        <w:t>La Programación Orientada a Objetos es un enfoque poderoso para el desarrollo de software, ya que permite modelar sistemas complejos de manera más intuitiva y organizada. Comprender sus conceptos fundamentales es esencial para escribir código limpio, reutilizable y fácil de m</w:t>
      </w:r>
      <w:r w:rsidR="00CA7ADE" w:rsidRPr="00CA7ADE">
        <w:rPr>
          <w:rFonts w:ascii="Arial" w:hAnsi="Arial" w:cs="Arial"/>
          <w:sz w:val="22"/>
          <w:szCs w:val="22"/>
        </w:rPr>
        <w:t xml:space="preserve"> En el desarrollo de software moderno, la calidad se ha convertido en un pilar</w:t>
      </w:r>
    </w:p>
    <w:p w14:paraId="068E4591" w14:textId="77777777" w:rsidR="00CA7ADE" w:rsidRPr="00CA7ADE" w:rsidRDefault="00CA7ADE" w:rsidP="00CA7ADE">
      <w:pPr>
        <w:jc w:val="both"/>
        <w:rPr>
          <w:rFonts w:ascii="Arial" w:hAnsi="Arial" w:cs="Arial"/>
          <w:sz w:val="22"/>
          <w:szCs w:val="22"/>
        </w:rPr>
      </w:pPr>
      <w:r w:rsidRPr="00CA7ADE">
        <w:rPr>
          <w:rFonts w:ascii="Arial" w:hAnsi="Arial" w:cs="Arial"/>
          <w:sz w:val="22"/>
          <w:szCs w:val="22"/>
        </w:rPr>
        <w:t>fundamental para garantizar que los productos tecnológicos cumplan con las</w:t>
      </w:r>
    </w:p>
    <w:p w14:paraId="1B0F7484" w14:textId="77777777" w:rsidR="00CA7ADE" w:rsidRPr="00CA7ADE" w:rsidRDefault="00CA7ADE" w:rsidP="00CA7ADE">
      <w:pPr>
        <w:jc w:val="both"/>
        <w:rPr>
          <w:rFonts w:ascii="Arial" w:hAnsi="Arial" w:cs="Arial"/>
          <w:sz w:val="22"/>
          <w:szCs w:val="22"/>
        </w:rPr>
      </w:pPr>
      <w:r w:rsidRPr="00CA7ADE">
        <w:rPr>
          <w:rFonts w:ascii="Arial" w:hAnsi="Arial" w:cs="Arial"/>
          <w:sz w:val="22"/>
          <w:szCs w:val="22"/>
        </w:rPr>
        <w:t>expectativas y necesidades de los usuarios. A medida que la industria evoluciona y los</w:t>
      </w:r>
    </w:p>
    <w:p w14:paraId="3AF59F34" w14:textId="77777777" w:rsidR="00CA7ADE" w:rsidRPr="00CA7ADE" w:rsidRDefault="00CA7ADE" w:rsidP="00CA7ADE">
      <w:pPr>
        <w:jc w:val="both"/>
        <w:rPr>
          <w:rFonts w:ascii="Arial" w:hAnsi="Arial" w:cs="Arial"/>
          <w:sz w:val="22"/>
          <w:szCs w:val="22"/>
        </w:rPr>
      </w:pPr>
      <w:r w:rsidRPr="00CA7ADE">
        <w:rPr>
          <w:rFonts w:ascii="Arial" w:hAnsi="Arial" w:cs="Arial"/>
          <w:sz w:val="22"/>
          <w:szCs w:val="22"/>
        </w:rPr>
        <w:t>sistemas se vuelven más complejos, asegurar la calidad ya no es una opción, sino un</w:t>
      </w:r>
    </w:p>
    <w:p w14:paraId="7BE97104" w14:textId="77777777" w:rsidR="00CA7ADE" w:rsidRPr="00CA7ADE" w:rsidRDefault="00CA7ADE" w:rsidP="00CA7ADE">
      <w:pPr>
        <w:jc w:val="both"/>
        <w:rPr>
          <w:rFonts w:ascii="Arial" w:hAnsi="Arial" w:cs="Arial"/>
          <w:sz w:val="22"/>
          <w:szCs w:val="22"/>
        </w:rPr>
      </w:pPr>
      <w:r w:rsidRPr="00CA7ADE">
        <w:rPr>
          <w:rFonts w:ascii="Arial" w:hAnsi="Arial" w:cs="Arial"/>
          <w:sz w:val="22"/>
          <w:szCs w:val="22"/>
        </w:rPr>
        <w:t>requisito indispensable para mantener la confiabilidad, eficiencia y competitividad de</w:t>
      </w:r>
    </w:p>
    <w:p w14:paraId="45A1B292" w14:textId="77777777" w:rsidR="00CA7ADE" w:rsidRPr="00CA7ADE" w:rsidRDefault="00CA7ADE" w:rsidP="00CA7ADE">
      <w:pPr>
        <w:jc w:val="both"/>
        <w:rPr>
          <w:rFonts w:ascii="Arial" w:hAnsi="Arial" w:cs="Arial"/>
          <w:sz w:val="22"/>
          <w:szCs w:val="22"/>
        </w:rPr>
      </w:pPr>
      <w:r w:rsidRPr="00CA7ADE">
        <w:rPr>
          <w:rFonts w:ascii="Arial" w:hAnsi="Arial" w:cs="Arial"/>
          <w:sz w:val="22"/>
          <w:szCs w:val="22"/>
        </w:rPr>
        <w:t>las soluciones digitales. La calidad de software abarca múltiples dimensiones, entre</w:t>
      </w:r>
    </w:p>
    <w:p w14:paraId="674C584A" w14:textId="77777777" w:rsidR="00CA7ADE" w:rsidRPr="00CA7ADE" w:rsidRDefault="00CA7ADE" w:rsidP="00CA7ADE">
      <w:pPr>
        <w:jc w:val="both"/>
        <w:rPr>
          <w:rFonts w:ascii="Arial" w:hAnsi="Arial" w:cs="Arial"/>
          <w:sz w:val="22"/>
          <w:szCs w:val="22"/>
        </w:rPr>
      </w:pPr>
      <w:r w:rsidRPr="00CA7ADE">
        <w:rPr>
          <w:rFonts w:ascii="Arial" w:hAnsi="Arial" w:cs="Arial"/>
          <w:sz w:val="22"/>
          <w:szCs w:val="22"/>
        </w:rPr>
        <w:t>ellas el cumplimiento de requisitos, la usabilidad, la confiabilidad y la seguridad,</w:t>
      </w:r>
    </w:p>
    <w:p w14:paraId="76E3F322" w14:textId="77777777" w:rsidR="00CA7ADE" w:rsidRPr="00CA7ADE" w:rsidRDefault="00CA7ADE" w:rsidP="00CA7ADE">
      <w:pPr>
        <w:jc w:val="both"/>
        <w:rPr>
          <w:rFonts w:ascii="Arial" w:hAnsi="Arial" w:cs="Arial"/>
          <w:sz w:val="22"/>
          <w:szCs w:val="22"/>
        </w:rPr>
      </w:pPr>
      <w:r w:rsidRPr="00CA7ADE">
        <w:rPr>
          <w:rFonts w:ascii="Arial" w:hAnsi="Arial" w:cs="Arial"/>
          <w:sz w:val="22"/>
          <w:szCs w:val="22"/>
        </w:rPr>
        <w:t>aspectos que requieren la aplicación de estándares internacionales y herramientas</w:t>
      </w:r>
    </w:p>
    <w:p w14:paraId="21F360E8" w14:textId="77777777" w:rsidR="00CA7ADE" w:rsidRPr="00CA7ADE" w:rsidRDefault="00CA7ADE" w:rsidP="00CA7ADE">
      <w:pPr>
        <w:jc w:val="both"/>
        <w:rPr>
          <w:rFonts w:ascii="Arial" w:hAnsi="Arial" w:cs="Arial"/>
          <w:sz w:val="22"/>
          <w:szCs w:val="22"/>
        </w:rPr>
      </w:pPr>
      <w:r w:rsidRPr="00CA7ADE">
        <w:rPr>
          <w:rFonts w:ascii="Arial" w:hAnsi="Arial" w:cs="Arial"/>
          <w:sz w:val="22"/>
          <w:szCs w:val="22"/>
        </w:rPr>
        <w:t>especializadas para su evaluación y mejora.</w:t>
      </w:r>
    </w:p>
    <w:p w14:paraId="10D95A02" w14:textId="77777777" w:rsidR="00CA7ADE" w:rsidRPr="00CA7ADE" w:rsidRDefault="00CA7ADE" w:rsidP="00CA7ADE">
      <w:pPr>
        <w:jc w:val="both"/>
        <w:rPr>
          <w:rFonts w:ascii="Arial" w:hAnsi="Arial" w:cs="Arial"/>
          <w:sz w:val="22"/>
          <w:szCs w:val="22"/>
        </w:rPr>
      </w:pPr>
      <w:r w:rsidRPr="00CA7ADE">
        <w:rPr>
          <w:rFonts w:ascii="Arial" w:hAnsi="Arial" w:cs="Arial"/>
          <w:sz w:val="22"/>
          <w:szCs w:val="22"/>
        </w:rPr>
        <w:t>Este trabajo tiene como propósito explorar los conceptos esenciales relacionados con</w:t>
      </w:r>
    </w:p>
    <w:p w14:paraId="7D5EBB44" w14:textId="77777777" w:rsidR="00CA7ADE" w:rsidRPr="00CA7ADE" w:rsidRDefault="00CA7ADE" w:rsidP="00CA7ADE">
      <w:pPr>
        <w:jc w:val="both"/>
        <w:rPr>
          <w:rFonts w:ascii="Arial" w:hAnsi="Arial" w:cs="Arial"/>
          <w:sz w:val="22"/>
          <w:szCs w:val="22"/>
        </w:rPr>
      </w:pPr>
      <w:r w:rsidRPr="00CA7ADE">
        <w:rPr>
          <w:rFonts w:ascii="Arial" w:hAnsi="Arial" w:cs="Arial"/>
          <w:sz w:val="22"/>
          <w:szCs w:val="22"/>
        </w:rPr>
        <w:t>la calidad de software, examinando su definición, la importancia de la usabilidad en la</w:t>
      </w:r>
    </w:p>
    <w:p w14:paraId="364316EA" w14:textId="77777777" w:rsidR="00CA7ADE" w:rsidRPr="00CA7ADE" w:rsidRDefault="00CA7ADE" w:rsidP="00CA7ADE">
      <w:pPr>
        <w:jc w:val="both"/>
        <w:rPr>
          <w:rFonts w:ascii="Arial" w:hAnsi="Arial" w:cs="Arial"/>
          <w:sz w:val="22"/>
          <w:szCs w:val="22"/>
        </w:rPr>
      </w:pPr>
      <w:r w:rsidRPr="00CA7ADE">
        <w:rPr>
          <w:rFonts w:ascii="Arial" w:hAnsi="Arial" w:cs="Arial"/>
          <w:sz w:val="22"/>
          <w:szCs w:val="22"/>
        </w:rPr>
        <w:t xml:space="preserve">experiencia del usuario, los principales estándares que regulan la industria y las </w:t>
      </w:r>
    </w:p>
    <w:p w14:paraId="46D2E88C" w14:textId="77777777" w:rsidR="00CA7ADE" w:rsidRPr="00CA7ADE" w:rsidRDefault="00CA7ADE" w:rsidP="00CA7ADE">
      <w:pPr>
        <w:jc w:val="both"/>
        <w:rPr>
          <w:rFonts w:ascii="Arial" w:hAnsi="Arial" w:cs="Arial"/>
          <w:sz w:val="22"/>
          <w:szCs w:val="22"/>
        </w:rPr>
      </w:pPr>
      <w:r w:rsidRPr="00CA7ADE">
        <w:rPr>
          <w:rFonts w:ascii="Arial" w:hAnsi="Arial" w:cs="Arial"/>
          <w:sz w:val="22"/>
          <w:szCs w:val="22"/>
        </w:rPr>
        <w:t>tecnologías que permiten implementarlos de manera efectiva. A través de diversas</w:t>
      </w:r>
    </w:p>
    <w:p w14:paraId="24301F06" w14:textId="77777777" w:rsidR="00CA7ADE" w:rsidRPr="00CA7ADE" w:rsidRDefault="00CA7ADE" w:rsidP="00CA7ADE">
      <w:pPr>
        <w:jc w:val="both"/>
        <w:rPr>
          <w:rFonts w:ascii="Arial" w:hAnsi="Arial" w:cs="Arial"/>
          <w:sz w:val="22"/>
          <w:szCs w:val="22"/>
        </w:rPr>
      </w:pPr>
      <w:r w:rsidRPr="00CA7ADE">
        <w:rPr>
          <w:rFonts w:ascii="Arial" w:hAnsi="Arial" w:cs="Arial"/>
          <w:sz w:val="22"/>
          <w:szCs w:val="22"/>
        </w:rPr>
        <w:t>fuentes especializadas, se presenta una visión integral que permite comprender la</w:t>
      </w:r>
    </w:p>
    <w:p w14:paraId="6522ECB0" w14:textId="77777777" w:rsidR="00CA7ADE" w:rsidRPr="00CA7ADE" w:rsidRDefault="00CA7ADE" w:rsidP="00CA7ADE">
      <w:pPr>
        <w:jc w:val="both"/>
        <w:rPr>
          <w:rFonts w:ascii="Arial" w:hAnsi="Arial" w:cs="Arial"/>
          <w:sz w:val="22"/>
          <w:szCs w:val="22"/>
        </w:rPr>
      </w:pPr>
      <w:r w:rsidRPr="00CA7ADE">
        <w:rPr>
          <w:rFonts w:ascii="Arial" w:hAnsi="Arial" w:cs="Arial"/>
          <w:sz w:val="22"/>
          <w:szCs w:val="22"/>
        </w:rPr>
        <w:t>relevancia de estos fundamentos y su impacto directo en la creación de productos</w:t>
      </w:r>
    </w:p>
    <w:p w14:paraId="07DF0F08" w14:textId="77777777" w:rsidR="00CA7ADE" w:rsidRPr="00CA7ADE" w:rsidRDefault="00CA7ADE" w:rsidP="00CA7ADE">
      <w:pPr>
        <w:jc w:val="both"/>
        <w:rPr>
          <w:rFonts w:ascii="Arial" w:hAnsi="Arial" w:cs="Arial"/>
          <w:sz w:val="22"/>
          <w:szCs w:val="22"/>
        </w:rPr>
      </w:pPr>
      <w:r w:rsidRPr="00CA7ADE">
        <w:rPr>
          <w:rFonts w:ascii="Arial" w:hAnsi="Arial" w:cs="Arial"/>
          <w:sz w:val="22"/>
          <w:szCs w:val="22"/>
        </w:rPr>
        <w:t>digitales robustos, funcionales y orientados al usuario.</w:t>
      </w:r>
    </w:p>
    <w:p w14:paraId="2A20E730" w14:textId="13505963" w:rsidR="0064545F" w:rsidRPr="00540E15" w:rsidRDefault="004C1484" w:rsidP="00540E15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540E15">
        <w:rPr>
          <w:rFonts w:ascii="Arial" w:hAnsi="Arial" w:cs="Arial"/>
          <w:sz w:val="22"/>
          <w:szCs w:val="22"/>
        </w:rPr>
        <w:t>antener</w:t>
      </w:r>
      <w:proofErr w:type="spellEnd"/>
      <w:r w:rsidRPr="00540E15">
        <w:rPr>
          <w:rFonts w:ascii="Arial" w:hAnsi="Arial" w:cs="Arial"/>
          <w:sz w:val="22"/>
          <w:szCs w:val="22"/>
        </w:rPr>
        <w:t>.</w:t>
      </w:r>
    </w:p>
    <w:sectPr w:rsidR="0064545F" w:rsidRPr="00540E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6635"/>
    <w:multiLevelType w:val="hybridMultilevel"/>
    <w:tmpl w:val="F08835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4054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484"/>
    <w:rsid w:val="0002524D"/>
    <w:rsid w:val="00052E8B"/>
    <w:rsid w:val="000B4C94"/>
    <w:rsid w:val="00166D43"/>
    <w:rsid w:val="001E18F9"/>
    <w:rsid w:val="00403F9D"/>
    <w:rsid w:val="004C1484"/>
    <w:rsid w:val="00531EE8"/>
    <w:rsid w:val="00540E15"/>
    <w:rsid w:val="00596FBA"/>
    <w:rsid w:val="005A5275"/>
    <w:rsid w:val="0064545F"/>
    <w:rsid w:val="009978CB"/>
    <w:rsid w:val="009B707A"/>
    <w:rsid w:val="00A17E86"/>
    <w:rsid w:val="00C4161B"/>
    <w:rsid w:val="00C46871"/>
    <w:rsid w:val="00C94FCF"/>
    <w:rsid w:val="00CA7ADE"/>
    <w:rsid w:val="00DF1C84"/>
    <w:rsid w:val="00DF7AFD"/>
    <w:rsid w:val="00F55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B47C2"/>
  <w15:chartTrackingRefBased/>
  <w15:docId w15:val="{EE629B4B-E66C-488C-AAFD-8D818A411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1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1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1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1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1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1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1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1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1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1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1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1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14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14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14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14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14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14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1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1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1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1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1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14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14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14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1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14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148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4161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416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1019</TotalTime>
  <Pages>6</Pages>
  <Words>784</Words>
  <Characters>4541</Characters>
  <Application>Microsoft Office Word</Application>
  <DocSecurity>0</DocSecurity>
  <Lines>175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July Andrea Herreño Gonzalez</dc:creator>
  <cp:keywords/>
  <dc:description/>
  <cp:lastModifiedBy>July Andrea Herreño Gonzalez</cp:lastModifiedBy>
  <cp:revision>10</cp:revision>
  <dcterms:created xsi:type="dcterms:W3CDTF">2025-11-13T13:11:00Z</dcterms:created>
  <dcterms:modified xsi:type="dcterms:W3CDTF">2026-02-20T13:48:00Z</dcterms:modified>
</cp:coreProperties>
</file>